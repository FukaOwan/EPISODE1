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ind w:firstLineChars="100"/>
            <w:rPr/>
          </w:pPr>
          <w:r>
            <w:rPr>
              <w:rFonts w:hint="eastAsia"/>
              <w:bdr w:val="single" w:sz="4" w:space="0" w:color="000000"/>
            </w:rPr>
            <w:t>関係社外秘</w:t>
          </w:r>
        </w:p>
        <w:p>
          <w:pPr>
            <w:pStyle w:val="Normal"/>
            <w:ind w:firstLineChars="100"/>
            <w:rPr/>
          </w:pPr>
          <w:r>
            <w:rPr/>
          </w:r>
        </w:p>
        <w:p>
          <w:pPr>
            <w:pStyle w:val="Normal"/>
            <w:ind w:firstLineChars="100"/>
            <w:rPr/>
          </w:pPr>
          <w:r>
            <w:rPr/>
          </w:r>
        </w:p>
        <w:p>
          <w:pPr>
            <w:pStyle w:val="Normal"/>
            <w:ind w:firstLineChars="100"/>
            <w:rPr/>
          </w:pPr>
          <w:r>
            <w:rPr/>
            <w:drawing>
              <wp:anchor distT="0" distB="0" distL="0" distR="0" simplePos="0" relativeHeight="33" behindDoc="1" locked="0" layoutInCell="0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4171950" cy="768985"/>
                <wp:effectExtent l="0" t="0" r="0" b="0"/>
                <wp:wrapNone/>
                <wp:docPr id="1" name="図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図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71950" cy="7689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  <w:p>
          <w:pPr>
            <w:pStyle w:val="Normal"/>
            <w:ind w:firstLineChars="100"/>
            <w:rPr/>
          </w:pPr>
          <w:r>
            <w:rPr/>
          </w:r>
        </w:p>
        <w:p>
          <w:pPr>
            <w:pStyle w:val="Normal"/>
            <w:ind w:firstLineChars="100"/>
            <w:rPr/>
          </w:pPr>
          <w:r>
            <w:rPr/>
          </w:r>
        </w:p>
        <w:p>
          <w:pPr>
            <w:pStyle w:val="Style27"/>
            <w:ind w:rightChars="100"/>
            <w:rPr/>
          </w:pPr>
          <w:r>
            <w:rPr>
              <w:rFonts w:hint="eastAsia"/>
            </w:rPr>
            <w:t>チーム開発演習</w:t>
          </w:r>
        </w:p>
        <w:p>
          <w:pPr>
            <w:pStyle w:val="Style27"/>
            <w:ind w:rightChars="100"/>
            <w:rPr/>
          </w:pPr>
          <w:r>
            <w:rPr>
              <w:rFonts w:hint="eastAsia"/>
            </w:rPr>
            <w:t>シェアードショップ</w:t>
          </w:r>
        </w:p>
        <w:p>
          <w:pPr>
            <w:pStyle w:val="Style27"/>
            <w:ind w:rightChars="100"/>
            <w:rPr/>
          </w:pPr>
          <w:r>
            <w:rPr>
              <w:rFonts w:hint="eastAsia"/>
            </w:rPr>
            <w:t>通販システム</w:t>
          </w:r>
        </w:p>
        <w:p>
          <w:pPr>
            <w:pStyle w:val="Style27"/>
            <w:ind w:rightChars="100"/>
            <w:rPr/>
          </w:pPr>
          <w:r>
            <w:rPr/>
            <w:t>詳細設計書</w:t>
          </w:r>
        </w:p>
        <w:p>
          <w:pPr>
            <w:pStyle w:val="Style27"/>
            <w:ind w:rightChars="100"/>
            <w:rPr/>
          </w:pPr>
          <w:r>
            <w:rPr>
              <w:rFonts w:hint="eastAsia"/>
            </w:rPr>
            <w:t>(</w:t>
          </w:r>
          <w:r>
            <w:rPr>
              <w:rFonts w:hint="eastAsia"/>
            </w:rPr>
            <w:t>追加・変更分</w:t>
          </w:r>
          <w:r>
            <w:rPr>
              <w:rFonts w:hint="eastAsia"/>
            </w:rPr>
            <w:t>)</w:t>
          </w:r>
        </w:p>
        <w:p>
          <w:pPr>
            <w:pStyle w:val="Normal"/>
            <w:ind w:firstLineChars="100"/>
            <w:rPr>
              <w:rFonts w:hint="eastAsia"/>
            </w:rPr>
          </w:pPr>
          <w:r>
            <w:rPr>
              <w:rFonts w:hint="eastAsia"/>
            </w:rPr>
          </w:r>
        </w:p>
        <w:p>
          <w:pPr>
            <w:pStyle w:val="Normal"/>
            <w:ind w:firstLineChars="100"/>
            <w:rPr>
              <w:sz w:val="24"/>
            </w:rPr>
          </w:pPr>
          <w:r>
            <w:rPr>
              <w:sz w:val="24"/>
            </w:rPr>
          </w:r>
          <w:r>
            <w:br w:type="page"/>
          </w:r>
        </w:p>
        <w:p>
          <w:pPr>
            <w:pStyle w:val="TOC1"/>
            <w:spacing w:before="0" w:after="0"/>
            <w:ind w:leftChars="100" w:rightChars="100"/>
            <w:rPr/>
          </w:pPr>
          <w:r>
            <w:rPr/>
          </w:r>
        </w:p>
        <w:p>
          <w:pPr>
            <w:pStyle w:val="TOCHeading"/>
            <w:spacing w:before="245" w:after="140"/>
            <w:ind w:firstLineChars="100" w:leftChars="100"/>
            <w:rPr/>
          </w:pPr>
          <w:r>
            <w:rPr>
              <w:rFonts w:hint="eastAsia"/>
            </w:rPr>
            <w:t>目次</w:t>
          </w:r>
        </w:p>
        <w:p>
          <w:pPr>
            <w:pStyle w:val="TOC1"/>
            <w:spacing w:before="122" w:after="0"/>
            <w:ind w:leftChars="100" w:rightChars="100"/>
            <w:rPr>
              <w:rFonts w:ascii="メイリオ" w:hAnsi="メイリオ" w:eastAsia="メイリオ" w:asciiTheme="minorHAnsi" w:eastAsiaTheme="minorEastAsia" w:hAnsiTheme="minorHAnsi"/>
              <w:b w:val="false"/>
              <w:color w:val="auto"/>
              <w:sz w:val="21"/>
              <w:szCs w:val="22"/>
            </w:rPr>
          </w:pPr>
          <w:r>
            <w:fldChar w:fldCharType="begin"/>
          </w:r>
          <w:r>
            <w:rPr>
              <w:rStyle w:val="Style23"/>
              <w:vanish w:val="false"/>
              <w:webHidden/>
            </w:rPr>
            <w:instrText xml:space="preserve"> TOC \z \o "1-2" \u \h</w:instrText>
          </w:r>
          <w:r>
            <w:rPr>
              <w:rStyle w:val="Style23"/>
              <w:vanish w:val="false"/>
              <w:webHidden/>
            </w:rPr>
            <w:fldChar w:fldCharType="separate"/>
          </w:r>
          <w:hyperlink w:anchor="_Toc127974788">
            <w:r>
              <w:rPr>
                <w:rStyle w:val="Style23"/>
                <w:vanish w:val="false"/>
                <w:webHidden/>
              </w:rPr>
              <w:t>１ はじめに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_Toc127974788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23"/>
                <w:vanish w:val="false"/>
              </w:rPr>
              <w:tab/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spacing w:before="122" w:after="0"/>
            <w:ind w:leftChars="100" w:rightChars="100"/>
            <w:rPr>
              <w:rFonts w:ascii="メイリオ" w:hAnsi="メイリオ" w:eastAsia="メイリオ" w:asciiTheme="minorHAnsi" w:eastAsiaTheme="minorEastAsia" w:hAnsiTheme="minorHAnsi"/>
              <w:b w:val="false"/>
              <w:color w:val="auto"/>
              <w:sz w:val="21"/>
              <w:szCs w:val="22"/>
            </w:rPr>
          </w:pPr>
          <w:hyperlink w:anchor="_Toc127974789">
            <w:r>
              <w:rPr>
                <w:rStyle w:val="Style23"/>
                <w:vanish w:val="false"/>
                <w:webHidden/>
              </w:rPr>
              <w:t>２ プログラム構成の変更・追加内容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_Toc127974789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23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ind w:leftChars="200" w:rightChars="455"/>
            <w:rPr>
              <w:rFonts w:ascii="メイリオ" w:hAnsi="メイリオ" w:eastAsia="メイリオ" w:cs="" w:asciiTheme="minorHAnsi" w:cstheme="minorBidi" w:eastAsiaTheme="minorEastAsia" w:hAnsiTheme="minorHAnsi"/>
              <w:color w:val="auto"/>
              <w:sz w:val="21"/>
              <w:szCs w:val="22"/>
            </w:rPr>
          </w:pPr>
          <w:hyperlink w:anchor="_Toc127974790">
            <w:r>
              <w:rPr>
                <w:rStyle w:val="Style23"/>
                <w:vanish w:val="false"/>
                <w:webHidden/>
              </w:rPr>
              <w:t>２</w:t>
            </w:r>
            <w:r>
              <w:rPr>
                <w:rStyle w:val="Style23"/>
              </w:rPr>
              <w:t>-</w:t>
            </w:r>
            <w:r>
              <w:rPr>
                <w:rStyle w:val="Style23"/>
              </w:rPr>
              <w:t>１ プログラム全体構成の変更・追加内容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_Toc127974790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23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ind w:leftChars="200" w:rightChars="455"/>
            <w:rPr>
              <w:rFonts w:ascii="メイリオ" w:hAnsi="メイリオ" w:eastAsia="メイリオ" w:cs="" w:asciiTheme="minorHAnsi" w:cstheme="minorBidi" w:eastAsiaTheme="minorEastAsia" w:hAnsiTheme="minorHAnsi"/>
              <w:color w:val="auto"/>
              <w:sz w:val="21"/>
              <w:szCs w:val="22"/>
            </w:rPr>
          </w:pPr>
          <w:hyperlink w:anchor="_Toc127974791">
            <w:r>
              <w:rPr>
                <w:rStyle w:val="Style23"/>
                <w:vanish w:val="false"/>
                <w:webHidden/>
              </w:rPr>
              <w:t>２</w:t>
            </w:r>
            <w:r>
              <w:rPr>
                <w:rStyle w:val="Style23"/>
              </w:rPr>
              <w:t>-</w:t>
            </w:r>
            <w:r>
              <w:rPr>
                <w:rStyle w:val="Style23"/>
              </w:rPr>
              <w:t>２ パッケージ一覧の変更・追加内容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_Toc127974791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23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ind w:leftChars="200" w:rightChars="455"/>
            <w:rPr>
              <w:rFonts w:ascii="メイリオ" w:hAnsi="メイリオ" w:eastAsia="メイリオ" w:cs="" w:asciiTheme="minorHAnsi" w:cstheme="minorBidi" w:eastAsiaTheme="minorEastAsia" w:hAnsiTheme="minorHAnsi"/>
              <w:color w:val="auto"/>
              <w:sz w:val="21"/>
              <w:szCs w:val="22"/>
            </w:rPr>
          </w:pPr>
          <w:hyperlink w:anchor="_Toc127974792">
            <w:r>
              <w:rPr>
                <w:rStyle w:val="Style23"/>
                <w:vanish w:val="false"/>
                <w:webHidden/>
              </w:rPr>
              <w:t>２</w:t>
            </w:r>
            <w:r>
              <w:rPr>
                <w:rStyle w:val="Style23"/>
              </w:rPr>
              <w:t>-</w:t>
            </w:r>
            <w:r>
              <w:rPr>
                <w:rStyle w:val="Style23"/>
              </w:rPr>
              <w:t>３ コントローラの構成の変更・追加内容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_Toc127974792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23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ind w:leftChars="200" w:rightChars="455"/>
            <w:rPr>
              <w:rFonts w:ascii="メイリオ" w:hAnsi="メイリオ" w:eastAsia="メイリオ" w:cs="" w:asciiTheme="minorHAnsi" w:cstheme="minorBidi" w:eastAsiaTheme="minorEastAsia" w:hAnsiTheme="minorHAnsi"/>
              <w:color w:val="auto"/>
              <w:sz w:val="21"/>
              <w:szCs w:val="22"/>
            </w:rPr>
          </w:pPr>
          <w:hyperlink w:anchor="_Toc127974793">
            <w:r>
              <w:rPr>
                <w:rStyle w:val="Style23"/>
                <w:vanish w:val="false"/>
                <w:webHidden/>
              </w:rPr>
              <w:t>２</w:t>
            </w:r>
            <w:r>
              <w:rPr>
                <w:rStyle w:val="Style23"/>
              </w:rPr>
              <w:t>-</w:t>
            </w:r>
            <w:r>
              <w:rPr>
                <w:rStyle w:val="Style23"/>
              </w:rPr>
              <w:t>４ テンプレートファイル構成の変更・追加内容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_Toc127974793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23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ind w:leftChars="200" w:rightChars="455"/>
            <w:rPr>
              <w:rFonts w:ascii="メイリオ" w:hAnsi="メイリオ" w:eastAsia="メイリオ" w:cs="" w:asciiTheme="minorHAnsi" w:cstheme="minorBidi" w:eastAsiaTheme="minorEastAsia" w:hAnsiTheme="minorHAnsi"/>
              <w:color w:val="auto"/>
              <w:sz w:val="21"/>
              <w:szCs w:val="22"/>
            </w:rPr>
          </w:pPr>
          <w:hyperlink w:anchor="_Toc127974794">
            <w:r>
              <w:rPr>
                <w:rStyle w:val="Style23"/>
                <w:vanish w:val="false"/>
                <w:webHidden/>
              </w:rPr>
              <w:t>２</w:t>
            </w:r>
            <w:r>
              <w:rPr>
                <w:rStyle w:val="Style23"/>
              </w:rPr>
              <w:t>-</w:t>
            </w:r>
            <w:r>
              <w:rPr>
                <w:rStyle w:val="Style23"/>
              </w:rPr>
              <w:t>５ 変更・追加機能に関する</w:t>
            </w:r>
            <w:r>
              <w:rPr>
                <w:rStyle w:val="Style23"/>
              </w:rPr>
              <w:t>URL</w:t>
            </w:r>
            <w:r>
              <w:rPr>
                <w:rStyle w:val="Style23"/>
              </w:rPr>
              <w:t>一覧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_Toc127974794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23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spacing w:before="122" w:after="0"/>
            <w:ind w:leftChars="100" w:rightChars="100"/>
            <w:rPr>
              <w:rFonts w:ascii="メイリオ" w:hAnsi="メイリオ" w:eastAsia="メイリオ" w:asciiTheme="minorHAnsi" w:eastAsiaTheme="minorEastAsia" w:hAnsiTheme="minorHAnsi"/>
              <w:b w:val="false"/>
              <w:color w:val="auto"/>
              <w:sz w:val="21"/>
              <w:szCs w:val="22"/>
            </w:rPr>
          </w:pPr>
          <w:hyperlink w:anchor="_Toc127974795">
            <w:r>
              <w:rPr>
                <w:rStyle w:val="Style23"/>
                <w:vanish w:val="false"/>
                <w:webHidden/>
              </w:rPr>
              <w:t>３ ユーザインターフェース設計 変更・追加内容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_Toc127974795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23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ind w:leftChars="200" w:rightChars="455"/>
            <w:rPr>
              <w:rFonts w:ascii="メイリオ" w:hAnsi="メイリオ" w:eastAsia="メイリオ" w:cs="" w:asciiTheme="minorHAnsi" w:cstheme="minorBidi" w:eastAsiaTheme="minorEastAsia" w:hAnsiTheme="minorHAnsi"/>
              <w:color w:val="auto"/>
              <w:sz w:val="21"/>
              <w:szCs w:val="22"/>
            </w:rPr>
          </w:pPr>
          <w:hyperlink w:anchor="_Toc127974796">
            <w:r>
              <w:rPr>
                <w:rStyle w:val="Style23"/>
                <w:vanish w:val="false"/>
                <w:webHidden/>
              </w:rPr>
              <w:t>３</w:t>
            </w:r>
            <w:r>
              <w:rPr>
                <w:rStyle w:val="Style23"/>
              </w:rPr>
              <w:t>-</w:t>
            </w:r>
            <w:r>
              <w:rPr>
                <w:rStyle w:val="Style23"/>
              </w:rPr>
              <w:t>１ 変更・追加機能に関する共通部品と画面レイアウト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_Toc127974796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23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ind w:leftChars="200" w:rightChars="455"/>
            <w:rPr>
              <w:rFonts w:ascii="メイリオ" w:hAnsi="メイリオ" w:eastAsia="メイリオ" w:cs="" w:asciiTheme="minorHAnsi" w:cstheme="minorBidi" w:eastAsiaTheme="minorEastAsia" w:hAnsiTheme="minorHAnsi"/>
              <w:color w:val="auto"/>
              <w:sz w:val="21"/>
              <w:szCs w:val="22"/>
            </w:rPr>
          </w:pPr>
          <w:hyperlink w:anchor="_Toc127974797">
            <w:r>
              <w:rPr>
                <w:rStyle w:val="Style23"/>
                <w:vanish w:val="false"/>
                <w:webHidden/>
              </w:rPr>
              <w:t>３</w:t>
            </w:r>
            <w:r>
              <w:rPr>
                <w:rStyle w:val="Style23"/>
              </w:rPr>
              <w:t>-</w:t>
            </w:r>
            <w:r>
              <w:rPr>
                <w:rStyle w:val="Style23"/>
              </w:rPr>
              <w:t>２ 入力値チェックの変更・追加内容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_Toc127974797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23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spacing w:before="122" w:after="0"/>
            <w:ind w:leftChars="100" w:rightChars="100"/>
            <w:rPr>
              <w:rFonts w:ascii="メイリオ" w:hAnsi="メイリオ" w:eastAsia="メイリオ" w:asciiTheme="minorHAnsi" w:eastAsiaTheme="minorEastAsia" w:hAnsiTheme="minorHAnsi"/>
              <w:b w:val="false"/>
              <w:color w:val="auto"/>
              <w:sz w:val="21"/>
              <w:szCs w:val="22"/>
            </w:rPr>
          </w:pPr>
          <w:hyperlink w:anchor="_Toc127974798">
            <w:r>
              <w:rPr>
                <w:rStyle w:val="Style23"/>
                <w:vanish w:val="false"/>
                <w:webHidden/>
              </w:rPr>
              <w:t>４ プログラム構造設計の変更・追加内容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_Toc127974798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23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ind w:leftChars="200" w:rightChars="455"/>
            <w:rPr>
              <w:rFonts w:ascii="メイリオ" w:hAnsi="メイリオ" w:eastAsia="メイリオ" w:cs="" w:asciiTheme="minorHAnsi" w:cstheme="minorBidi" w:eastAsiaTheme="minorEastAsia" w:hAnsiTheme="minorHAnsi"/>
              <w:color w:val="auto"/>
              <w:sz w:val="21"/>
              <w:szCs w:val="22"/>
            </w:rPr>
          </w:pPr>
          <w:hyperlink w:anchor="_Toc127974799">
            <w:r>
              <w:rPr>
                <w:rStyle w:val="Style23"/>
                <w:vanish w:val="false"/>
                <w:webHidden/>
              </w:rPr>
              <w:t>４</w:t>
            </w:r>
            <w:r>
              <w:rPr>
                <w:rStyle w:val="Style23"/>
              </w:rPr>
              <w:t>-</w:t>
            </w:r>
            <w:r>
              <w:rPr>
                <w:rStyle w:val="Style23"/>
              </w:rPr>
              <w:t>１ 概要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_Toc127974799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23"/>
                <w:vanish w:val="false"/>
              </w:rPr>
              <w:tab/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ind w:leftChars="200" w:rightChars="455"/>
            <w:rPr>
              <w:rFonts w:ascii="メイリオ" w:hAnsi="メイリオ" w:eastAsia="メイリオ" w:cs="" w:asciiTheme="minorHAnsi" w:cstheme="minorBidi" w:eastAsiaTheme="minorEastAsia" w:hAnsiTheme="minorHAnsi"/>
              <w:color w:val="auto"/>
              <w:sz w:val="21"/>
              <w:szCs w:val="22"/>
            </w:rPr>
          </w:pPr>
          <w:hyperlink w:anchor="_Toc127974800">
            <w:r>
              <w:rPr>
                <w:rStyle w:val="Style23"/>
                <w:vanish w:val="false"/>
                <w:webHidden/>
              </w:rPr>
              <w:t>４</w:t>
            </w:r>
            <w:r>
              <w:rPr>
                <w:rStyle w:val="Style23"/>
              </w:rPr>
              <w:t>-</w:t>
            </w:r>
            <w:r>
              <w:rPr>
                <w:rStyle w:val="Style23"/>
              </w:rPr>
              <w:t>２ アクセス制御の方式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_Toc127974800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23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ind w:leftChars="200" w:rightChars="455"/>
            <w:rPr>
              <w:rFonts w:ascii="メイリオ" w:hAnsi="メイリオ" w:eastAsia="メイリオ" w:cs="" w:asciiTheme="minorHAnsi" w:cstheme="minorBidi" w:eastAsiaTheme="minorEastAsia" w:hAnsiTheme="minorHAnsi"/>
              <w:color w:val="auto"/>
              <w:sz w:val="21"/>
              <w:szCs w:val="22"/>
            </w:rPr>
          </w:pPr>
          <w:hyperlink w:anchor="_Toc127974801">
            <w:r>
              <w:rPr>
                <w:rStyle w:val="Style23"/>
                <w:vanish w:val="false"/>
                <w:webHidden/>
              </w:rPr>
              <w:t>４</w:t>
            </w:r>
            <w:r>
              <w:rPr>
                <w:rStyle w:val="Style23"/>
              </w:rPr>
              <w:t>-</w:t>
            </w:r>
            <w:r>
              <w:rPr>
                <w:rStyle w:val="Style23"/>
              </w:rPr>
              <w:t xml:space="preserve">３ </w:t>
            </w:r>
            <w:r>
              <w:rPr>
                <w:rStyle w:val="Style23"/>
              </w:rPr>
              <w:t>XXX</w:t>
            </w:r>
            <w:r>
              <w:rPr>
                <w:rStyle w:val="Style23"/>
              </w:rPr>
              <w:t>処理の構造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_Toc127974801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23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spacing w:before="122" w:after="0"/>
            <w:ind w:leftChars="100" w:rightChars="100"/>
            <w:rPr>
              <w:rFonts w:ascii="メイリオ" w:hAnsi="メイリオ" w:eastAsia="メイリオ" w:asciiTheme="minorHAnsi" w:eastAsiaTheme="minorEastAsia" w:hAnsiTheme="minorHAnsi"/>
              <w:b w:val="false"/>
              <w:color w:val="auto"/>
              <w:sz w:val="21"/>
              <w:szCs w:val="22"/>
            </w:rPr>
          </w:pPr>
          <w:hyperlink w:anchor="_Toc127974802">
            <w:r>
              <w:rPr>
                <w:rStyle w:val="Style23"/>
                <w:vanish w:val="false"/>
                <w:webHidden/>
              </w:rPr>
              <w:t>５ 機能変更・追加に伴う技術的な制約および問題点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_Toc127974802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23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ind w:firstLineChars="100"/>
            <w:rPr>
              <w:lang w:val="ja-JP"/>
            </w:rPr>
          </w:pPr>
          <w:r>
            <w:rPr>
              <w:lang w:val="ja-JP"/>
            </w:rPr>
          </w:r>
          <w:r>
            <w:rPr>
              <w:lang w:val="ja-JP"/>
            </w:rPr>
            <w:fldChar w:fldCharType="end"/>
          </w:r>
        </w:p>
      </w:sdtContent>
    </w:sdt>
    <w:p>
      <w:pPr>
        <w:pStyle w:val="Normal"/>
        <w:ind w:firstLineChars="100"/>
        <w:rPr>
          <w:lang w:val="ja-JP"/>
        </w:rPr>
      </w:pPr>
      <w:r>
        <w:rPr>
          <w:lang w:val="ja-JP"/>
        </w:rPr>
      </w:r>
      <w:r>
        <w:br w:type="page"/>
      </w:r>
    </w:p>
    <w:p>
      <w:pPr>
        <w:pStyle w:val="Normal"/>
        <w:spacing w:before="0" w:after="0"/>
        <w:ind w:firstLineChars="100"/>
        <w:rPr/>
      </w:pPr>
      <w:r>
        <w:rPr/>
      </w:r>
    </w:p>
    <w:p>
      <w:pPr>
        <w:pStyle w:val="Heading1"/>
        <w:numPr>
          <w:ilvl w:val="0"/>
          <w:numId w:val="2"/>
        </w:numPr>
        <w:spacing w:before="122" w:after="122"/>
        <w:ind w:hanging="0" w:rightChars="100"/>
        <w:rPr/>
      </w:pPr>
      <w:bookmarkStart w:id="0" w:name="_Toc127974788"/>
      <w:r>
        <w:rPr>
          <w:rFonts w:hint="eastAsia"/>
        </w:rPr>
        <w:t>はじめに</w:t>
      </w:r>
      <w:bookmarkEnd w:id="0"/>
    </w:p>
    <w:p>
      <w:pPr>
        <w:pStyle w:val="Normal"/>
        <w:ind w:firstLineChars="100"/>
        <w:rPr/>
      </w:pPr>
      <w:bookmarkStart w:id="1" w:name="_Hlk99618264"/>
      <w:r>
        <w:rPr>
          <w:rFonts w:hint="eastAsia"/>
        </w:rPr>
        <w:t>シェアードショップ要件定義書、シェアードショップ基本設計書に対する変更・追加に合わせて、シェアードショップ詳細設計書の変更点をまとめたものである。</w:t>
      </w:r>
      <w:bookmarkEnd w:id="1"/>
    </w:p>
    <w:p>
      <w:pPr>
        <w:pStyle w:val="Normal"/>
        <w:ind w:firstLineChars="100"/>
        <w:rPr/>
      </w:pPr>
      <w:r>
        <w:rPr/>
      </w:r>
    </w:p>
    <w:p>
      <w:pPr>
        <w:pStyle w:val="Normal"/>
        <w:ind w:firstLineChars="100"/>
        <w:rPr/>
      </w:pPr>
      <w:r>
        <w:rPr/>
      </w:r>
      <w:r>
        <w:br w:type="page"/>
      </w:r>
    </w:p>
    <w:p>
      <w:pPr>
        <w:pStyle w:val="Heading1"/>
        <w:numPr>
          <w:ilvl w:val="0"/>
          <w:numId w:val="2"/>
        </w:numPr>
        <w:spacing w:before="0" w:after="122"/>
        <w:ind w:hanging="0" w:rightChars="100"/>
        <w:rPr/>
      </w:pPr>
      <w:bookmarkStart w:id="2" w:name="_Toc127974789"/>
      <w:r>
        <w:rPr>
          <w:rFonts w:hint="eastAsia"/>
        </w:rPr>
        <w:t>プログラム構成の変更・追加内容</w:t>
      </w:r>
      <w:bookmarkEnd w:id="2"/>
    </w:p>
    <w:p>
      <w:pPr>
        <w:pStyle w:val="Heading2"/>
        <w:numPr>
          <w:ilvl w:val="1"/>
          <w:numId w:val="2"/>
        </w:numPr>
        <w:ind w:hanging="0" w:leftChars="100" w:rightChars="100"/>
        <w:rPr/>
      </w:pPr>
      <w:bookmarkStart w:id="3" w:name="_Toc127974790"/>
      <w:r>
        <w:rPr>
          <w:rFonts w:hint="eastAsia"/>
        </w:rPr>
        <w:t>プログラム全体構成の変更・追加内容</w:t>
      </w:r>
      <w:bookmarkEnd w:id="3"/>
    </w:p>
    <w:p>
      <w:pPr>
        <w:pStyle w:val="-3"/>
        <w:ind w:firstLineChars="100"/>
        <w:rPr/>
      </w:pPr>
      <w:r>
        <w:rPr>
          <w:rFonts w:hint="eastAsia"/>
        </w:rPr>
        <w:tab/>
      </w:r>
      <w:r>
        <w:rPr>
          <w:rFonts w:hint="eastAsia"/>
          <w:color w:val="000000"/>
        </w:rPr>
        <w:t>変更点なし</w:t>
      </w:r>
    </w:p>
    <w:p>
      <w:pPr>
        <w:pStyle w:val="Normal"/>
        <w:ind w:firstLineChars="100"/>
        <w:rPr/>
      </w:pPr>
      <w:r>
        <w:rPr/>
      </w:r>
    </w:p>
    <w:p>
      <w:pPr>
        <w:pStyle w:val="Heading2"/>
        <w:numPr>
          <w:ilvl w:val="1"/>
          <w:numId w:val="2"/>
        </w:numPr>
        <w:spacing w:before="0" w:after="180"/>
        <w:ind w:hanging="0" w:leftChars="100" w:rightChars="100"/>
        <w:rPr/>
      </w:pPr>
      <w:bookmarkStart w:id="4" w:name="_Toc127974791"/>
      <w:r>
        <w:rPr>
          <w:rFonts w:hint="eastAsia"/>
        </w:rPr>
        <w:t>パッケージ一覧の変更・追加内容</w:t>
      </w:r>
      <w:bookmarkEnd w:id="4"/>
    </w:p>
    <w:p>
      <w:pPr>
        <w:pStyle w:val="Normal"/>
        <w:ind w:firstLineChars="100"/>
        <w:rPr/>
      </w:pPr>
      <w:r>
        <w:rPr>
          <w:rFonts w:hint="eastAsia"/>
        </w:rPr>
        <w:tab/>
      </w:r>
      <w:r>
        <w:rPr>
          <w:rFonts w:hint="eastAsia"/>
        </w:rPr>
        <w:t>変更点なし</w:t>
      </w:r>
    </w:p>
    <w:p>
      <w:pPr>
        <w:pStyle w:val="Heading2"/>
        <w:numPr>
          <w:ilvl w:val="1"/>
          <w:numId w:val="2"/>
        </w:numPr>
        <w:ind w:hanging="0" w:leftChars="100" w:rightChars="100"/>
        <w:rPr/>
      </w:pPr>
      <w:bookmarkStart w:id="5" w:name="_Toc127974792"/>
      <w:r>
        <w:rPr>
          <w:rFonts w:hint="eastAsia"/>
        </w:rPr>
        <w:t>コントローラの構成の変更・追加内容</w:t>
      </w:r>
      <w:bookmarkEnd w:id="5"/>
    </w:p>
    <w:p>
      <w:pPr>
        <w:pStyle w:val="Normal"/>
        <w:ind w:firstLineChars="100"/>
        <w:rPr/>
      </w:pPr>
      <w:r>
        <w:rPr>
          <w:rFonts w:hint="eastAsia"/>
        </w:rPr>
        <w:tab/>
      </w:r>
      <w:r>
        <w:rPr>
          <w:rFonts w:hint="eastAsia"/>
        </w:rPr>
        <w:t>変更点なし</w:t>
      </w:r>
    </w:p>
    <w:p>
      <w:pPr>
        <w:pStyle w:val="Heading2"/>
        <w:numPr>
          <w:ilvl w:val="1"/>
          <w:numId w:val="2"/>
        </w:numPr>
        <w:ind w:hanging="0" w:leftChars="100" w:rightChars="100"/>
        <w:rPr/>
      </w:pPr>
      <w:bookmarkStart w:id="6" w:name="_Toc127974793"/>
      <w:r>
        <w:rPr>
          <w:rFonts w:hint="eastAsia"/>
        </w:rPr>
        <w:t>テンプレートファイル構成の変更・追加内容</w:t>
      </w:r>
      <w:bookmarkEnd w:id="6"/>
    </w:p>
    <w:p>
      <w:pPr>
        <w:pStyle w:val="Normal"/>
        <w:ind w:firstLineChars="10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変更点なし</w:t>
      </w:r>
    </w:p>
    <w:p>
      <w:pPr>
        <w:pStyle w:val="Heading2"/>
        <w:numPr>
          <w:ilvl w:val="1"/>
          <w:numId w:val="2"/>
        </w:numPr>
        <w:spacing w:before="0" w:after="180"/>
        <w:ind w:hanging="0" w:leftChars="100" w:rightChars="100"/>
        <w:rPr/>
      </w:pPr>
      <w:bookmarkStart w:id="7" w:name="_Toc127974794"/>
      <w:r>
        <w:rPr>
          <w:rFonts w:hint="eastAsia"/>
        </w:rPr>
        <w:t>変更・追加機能に関する</w:t>
      </w:r>
      <w:r>
        <w:rPr>
          <w:rFonts w:hint="eastAsia"/>
        </w:rPr>
        <w:t>URL</w:t>
      </w:r>
      <w:r>
        <w:rPr>
          <w:rFonts w:hint="eastAsia"/>
        </w:rPr>
        <w:t>一覧</w:t>
      </w:r>
      <w:bookmarkEnd w:id="7"/>
    </w:p>
    <w:p>
      <w:pPr>
        <w:pStyle w:val="Normal"/>
        <w:ind w:firstLineChars="100"/>
        <w:rPr/>
      </w:pPr>
      <w:r>
        <w:rPr>
          <w:rFonts w:hint="eastAsia"/>
        </w:rPr>
        <w:tab/>
      </w:r>
      <w:r>
        <w:rPr>
          <w:rFonts w:hint="eastAsia"/>
        </w:rPr>
        <w:t>変更点なし</w:t>
      </w:r>
      <w:r>
        <w:br w:type="page"/>
      </w:r>
    </w:p>
    <w:p>
      <w:pPr>
        <w:pStyle w:val="Heading1"/>
        <w:numPr>
          <w:ilvl w:val="0"/>
          <w:numId w:val="2"/>
        </w:numPr>
        <w:spacing w:before="0" w:after="122"/>
        <w:ind w:hanging="0" w:rightChars="100"/>
        <w:rPr/>
      </w:pPr>
      <w:bookmarkStart w:id="8" w:name="_Toc127974795"/>
      <w:r>
        <w:rPr>
          <w:rFonts w:hint="eastAsia"/>
        </w:rPr>
        <w:t>ユーザインターフェース設計</w:t>
      </w:r>
      <w:r>
        <w:rPr/>
        <w:br/>
      </w:r>
      <w:r>
        <w:rPr>
          <w:rFonts w:hint="eastAsia"/>
        </w:rPr>
        <w:t>変更・追加内容</w:t>
      </w:r>
      <w:bookmarkEnd w:id="8"/>
    </w:p>
    <w:p>
      <w:pPr>
        <w:pStyle w:val="Heading2"/>
        <w:numPr>
          <w:ilvl w:val="1"/>
          <w:numId w:val="2"/>
        </w:numPr>
        <w:ind w:hanging="0" w:leftChars="100" w:rightChars="100"/>
        <w:rPr/>
      </w:pPr>
      <w:bookmarkStart w:id="9" w:name="_Toc127974796"/>
      <w:r>
        <w:rPr>
          <w:rFonts w:hint="eastAsia"/>
        </w:rPr>
        <w:t>変更・追加機能に関する共通部品と画面レイアウト</w:t>
      </w:r>
      <w:bookmarkEnd w:id="9"/>
    </w:p>
    <w:p>
      <w:pPr>
        <w:pStyle w:val="Normal"/>
        <w:ind w:firstLineChars="100"/>
        <w:rPr/>
      </w:pPr>
      <w:r>
        <w:rPr/>
        <w:t>Thymeleaf</w:t>
      </w:r>
      <w:r>
        <w:rPr/>
        <w:t>のレイアウト機能を利用し、</w:t>
      </w:r>
      <w:r>
        <w:rPr>
          <w:rFonts w:hint="eastAsia"/>
        </w:rPr>
        <w:t>別ファイルで作成した共通部品を埋め込む形式とする。</w:t>
      </w:r>
    </w:p>
    <w:p>
      <w:pPr>
        <w:pStyle w:val="Normal"/>
        <w:ind w:firstLineChars="100"/>
        <w:rPr/>
      </w:pPr>
      <w:r>
        <w:rPr>
          <w:rFonts w:hint="eastAsia"/>
        </w:rPr>
        <w:t>機能の変更・追加に伴う変更点を下記にまとめる。</w:t>
      </w:r>
    </w:p>
    <w:p>
      <w:pPr>
        <w:pStyle w:val="Normal"/>
        <w:ind w:firstLineChars="100"/>
        <w:rPr/>
      </w:pPr>
      <w:r>
        <w:rPr/>
      </w:r>
    </w:p>
    <w:p>
      <w:pPr>
        <w:pStyle w:val="Heading3"/>
        <w:spacing w:before="122" w:after="140"/>
        <w:ind w:leftChars="100" w:rightChars="100"/>
        <w:rPr/>
      </w:pPr>
      <w:r>
        <w:rPr/>
        <w:t>(1</w:t>
      </w:r>
      <w:r>
        <w:rPr>
          <w:rFonts w:hint="eastAsia"/>
        </w:rPr>
        <w:t>)</w:t>
      </w:r>
      <w:r>
        <w:rPr>
          <w:rFonts w:hint="eastAsia"/>
        </w:rPr>
        <w:t>共通部品</w:t>
      </w:r>
    </w:p>
    <w:p>
      <w:pPr>
        <w:pStyle w:val="Normal"/>
        <w:ind w:firstLineChars="100"/>
        <w:rPr/>
      </w:pPr>
      <w:r>
        <w:rPr/>
        <w:tab/>
      </w:r>
      <w:r>
        <w:rPr/>
        <w:t>変更点なし</w:t>
      </w:r>
    </w:p>
    <w:p>
      <w:pPr>
        <w:pStyle w:val="Heading3"/>
        <w:spacing w:before="122" w:after="140"/>
        <w:ind w:leftChars="100" w:rightChars="100"/>
        <w:rPr/>
      </w:pPr>
      <w:r>
        <w:rPr/>
        <w:t>(</w:t>
      </w:r>
      <w:r>
        <w:rPr>
          <w:rFonts w:hint="eastAsia"/>
        </w:rPr>
        <w:t>2)</w:t>
      </w:r>
      <w:r>
        <w:rPr>
          <w:rFonts w:hint="eastAsia"/>
        </w:rPr>
        <w:t>レイアウトの変更点</w:t>
      </w:r>
    </w:p>
    <w:p>
      <w:pPr>
        <w:pStyle w:val="Normal"/>
        <w:ind w:firstLineChars="100"/>
        <w:rPr/>
      </w:pPr>
      <w:r>
        <w:rPr/>
      </w:r>
    </w:p>
    <w:p>
      <w:pPr>
        <w:pStyle w:val="Heading4"/>
        <w:ind w:firstLineChars="100" w:leftChars="100" w:rightChars="100"/>
        <w:rPr/>
      </w:pPr>
      <w:r>
        <w:rPr/>
        <w:t>&lt;</w:t>
      </w:r>
      <w:r>
        <w:rPr>
          <w:rFonts w:hint="eastAsia"/>
        </w:rPr>
        <w:t>レイアウトパターン３</w:t>
      </w:r>
      <w:r>
        <w:rPr/>
        <w:t>&gt;</w:t>
      </w:r>
    </w:p>
    <w:p>
      <w:pPr>
        <w:pStyle w:val="Style29"/>
        <w:numPr>
          <w:ilvl w:val="0"/>
          <w:numId w:val="4"/>
        </w:numPr>
        <w:ind w:hanging="0" w:leftChars="300" w:rightChars="0" w:right="100"/>
        <w:rPr/>
      </w:pPr>
      <w:r>
        <w:rPr>
          <w:rFonts w:hint="eastAsia"/>
        </w:rPr>
        <w:t>構成要素</w:t>
      </w:r>
      <w:r>
        <w:rPr/>
        <w:t>:</w:t>
      </w:r>
      <w:r>
        <w:rPr>
          <w:rFonts w:hint="eastAsia"/>
        </w:rPr>
        <w:t>ヘッダ、ナビゲーションバー、サイドバー、メインコンテンツ、フッタ</w:t>
      </w:r>
    </w:p>
    <w:p>
      <w:pPr>
        <w:pStyle w:val="Style29"/>
        <w:numPr>
          <w:ilvl w:val="0"/>
          <w:numId w:val="4"/>
        </w:numPr>
        <w:ind w:hanging="0" w:leftChars="300" w:rightChars="0" w:right="100"/>
        <w:rPr/>
      </w:pPr>
      <w:r>
        <w:rPr>
          <w:rFonts w:hint="eastAsia"/>
        </w:rPr>
        <w:t>レイアウトファイル名</w:t>
      </w:r>
      <w:r>
        <w:rPr>
          <w:rFonts w:hint="eastAsia"/>
        </w:rPr>
        <w:t xml:space="preserve">: </w:t>
      </w:r>
      <w:r>
        <w:rPr/>
        <w:t>/common/layout_5block.html</w:t>
      </w:r>
    </w:p>
    <w:p>
      <w:pPr>
        <w:pStyle w:val="Style29"/>
        <w:numPr>
          <w:ilvl w:val="0"/>
          <w:numId w:val="4"/>
        </w:numPr>
        <w:ind w:hanging="0" w:leftChars="300" w:rightChars="0" w:right="100"/>
        <w:rPr/>
      </w:pPr>
      <w:r>
        <mc:AlternateContent>
          <mc:Choice Requires="wpg">
            <w:drawing>
              <wp:anchor distT="0" distB="3810" distL="100330" distR="127000" simplePos="0" relativeHeight="34" behindDoc="0" locked="0" layoutInCell="0" allowOverlap="1" wp14:anchorId="0CE766BB">
                <wp:simplePos x="0" y="0"/>
                <wp:positionH relativeFrom="column">
                  <wp:posOffset>628015</wp:posOffset>
                </wp:positionH>
                <wp:positionV relativeFrom="paragraph">
                  <wp:posOffset>1130935</wp:posOffset>
                </wp:positionV>
                <wp:extent cx="4907915" cy="2708275"/>
                <wp:effectExtent l="13335" t="0" r="12700" b="13335"/>
                <wp:wrapTopAndBottom/>
                <wp:docPr id="2" name="グループ化 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7880" cy="2708280"/>
                          <a:chOff x="0" y="0"/>
                          <a:chExt cx="4907880" cy="2708280"/>
                        </a:xfrm>
                      </wpg:grpSpPr>
                      <pic:pic xmlns:pic="http://schemas.openxmlformats.org/drawingml/2006/picture">
                        <pic:nvPicPr>
                          <pic:cNvPr id="3" name="図 1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853560" y="0"/>
                            <a:ext cx="3868920" cy="2667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4" name="四角形: 角を丸くする 6"/>
                        <wps:cNvSpPr/>
                        <wps:spPr>
                          <a:xfrm>
                            <a:off x="0" y="250200"/>
                            <a:ext cx="4907160" cy="29772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>
                            <a:solidFill>
                              <a:srgbClr val="4bacc6"/>
                            </a:solidFill>
                            <a:prstDash val="sysDash"/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40"/>
                                <w:ind w:firstLineChars="100" w:leftChars="100"/>
                                <w:rPr>
                                  <w:b/>
                                  <w:bCs/>
                                  <w:color w:themeColor="text1" w:themeTint="f2" w:val="0D0D0D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themeColor="text1" w:themeTint="f2" w:val="0D0D0D"/>
                                  <w:szCs w:val="18"/>
                                </w:rPr>
                                <w:t>ヘッダ</w:t>
                              </w:r>
                            </w:p>
                          </w:txbxContent>
                        </wps:txbx>
                        <wps:bodyPr lIns="0" tIns="0" bIns="0" anchor="ctr">
                          <a:noAutofit/>
                        </wps:bodyPr>
                      </wps:wsp>
                      <wps:wsp>
                        <wps:cNvPr id="5" name="四角形: 角を丸くする 7"/>
                        <wps:cNvSpPr/>
                        <wps:spPr>
                          <a:xfrm>
                            <a:off x="0" y="551880"/>
                            <a:ext cx="4907160" cy="29772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>
                            <a:solidFill>
                              <a:srgbClr val="4bacc6"/>
                            </a:solidFill>
                            <a:prstDash val="sysDash"/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40"/>
                                <w:ind w:firstLineChars="100" w:leftChars="100"/>
                                <w:rPr>
                                  <w:b/>
                                  <w:bCs/>
                                  <w:color w:themeColor="text1" w:themeTint="f2" w:val="0D0D0D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themeColor="text1" w:themeTint="f2" w:val="0D0D0D"/>
                                  <w:szCs w:val="18"/>
                                </w:rPr>
                                <w:t>ナビゲーションバー</w:t>
                              </w:r>
                            </w:p>
                          </w:txbxContent>
                        </wps:txbx>
                        <wps:bodyPr lIns="0" tIns="0" bIns="0" anchor="ctr">
                          <a:noAutofit/>
                        </wps:bodyPr>
                      </wps:wsp>
                      <wps:wsp>
                        <wps:cNvPr id="6" name="四角形: 角を丸くする 8"/>
                        <wps:cNvSpPr/>
                        <wps:spPr>
                          <a:xfrm>
                            <a:off x="17280" y="2487960"/>
                            <a:ext cx="4888800" cy="220320"/>
                          </a:xfrm>
                          <a:prstGeom prst="roundRect">
                            <a:avLst>
                              <a:gd name="adj" fmla="val 23620"/>
                            </a:avLst>
                          </a:prstGeom>
                          <a:noFill/>
                          <a:ln>
                            <a:solidFill>
                              <a:srgbClr val="4bacc6"/>
                            </a:solidFill>
                            <a:prstDash val="sysDash"/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40"/>
                                <w:ind w:firstLineChars="100" w:leftChars="100"/>
                                <w:rPr>
                                  <w:b/>
                                  <w:bCs/>
                                  <w:color w:themeColor="text1" w:themeTint="f2" w:val="0D0D0D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themeColor="text1" w:themeTint="f2" w:val="0D0D0D"/>
                                  <w:szCs w:val="18"/>
                                </w:rPr>
                                <w:t>フッタ</w:t>
                              </w:r>
                            </w:p>
                          </w:txbxContent>
                        </wps:txbx>
                        <wps:bodyPr lIns="0" tIns="0" bIns="0" anchor="ctr">
                          <a:noAutofit/>
                        </wps:bodyPr>
                      </wps:wsp>
                      <wps:wsp>
                        <wps:cNvPr id="7" name="四角形: 角を丸くする 9"/>
                        <wps:cNvSpPr/>
                        <wps:spPr>
                          <a:xfrm>
                            <a:off x="759600" y="862200"/>
                            <a:ext cx="953280" cy="1586880"/>
                          </a:xfrm>
                          <a:prstGeom prst="roundRect">
                            <a:avLst>
                              <a:gd name="adj" fmla="val 9333"/>
                            </a:avLst>
                          </a:prstGeom>
                          <a:noFill/>
                          <a:ln>
                            <a:solidFill>
                              <a:srgbClr val="4bacc6"/>
                            </a:solidFill>
                            <a:prstDash val="sysDash"/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40"/>
                                <w:ind w:firstLineChars="100" w:leftChars="100"/>
                                <w:rPr>
                                  <w:b/>
                                  <w:bCs/>
                                  <w:color w:themeColor="text1" w:themeTint="f2" w:val="0D0D0D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themeColor="text1" w:themeTint="f2" w:val="0D0D0D"/>
                                  <w:szCs w:val="18"/>
                                </w:rPr>
                                <w:t>サイドバー</w:t>
                              </w:r>
                            </w:p>
                          </w:txbxContent>
                        </wps:txbx>
                        <wps:bodyPr lIns="0" tIns="0" bIns="0" anchor="ctr">
                          <a:noAutofit/>
                        </wps:bodyPr>
                      </wps:wsp>
                      <wps:wsp>
                        <wps:cNvPr id="8" name="四角形: 角を丸くする 10"/>
                        <wps:cNvSpPr/>
                        <wps:spPr>
                          <a:xfrm>
                            <a:off x="1794600" y="871200"/>
                            <a:ext cx="3113280" cy="1577880"/>
                          </a:xfrm>
                          <a:prstGeom prst="roundRect">
                            <a:avLst>
                              <a:gd name="adj" fmla="val 9333"/>
                            </a:avLst>
                          </a:prstGeom>
                          <a:noFill/>
                          <a:ln>
                            <a:solidFill>
                              <a:srgbClr val="4bacc6"/>
                            </a:solidFill>
                            <a:prstDash val="sysDash"/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40"/>
                                <w:ind w:firstLineChars="100" w:leftChars="100"/>
                                <w:rPr>
                                  <w:b/>
                                  <w:bCs/>
                                  <w:color w:themeColor="text1" w:themeTint="f2" w:val="0D0D0D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themeColor="text1" w:themeTint="f2" w:val="0D0D0D"/>
                                  <w:szCs w:val="18"/>
                                </w:rPr>
                                <w:t>メインコンテンツ</w:t>
                              </w:r>
                            </w:p>
                          </w:txbxContent>
                        </wps:txbx>
                        <wps:bodyPr lIns="0" tIns="0" bIns="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グループ化 5" style="position:absolute;margin-left:49.45pt;margin-top:89.05pt;width:386.45pt;height:213.25pt" coordorigin="989,1781" coordsize="7729,426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2333;top:1781;width:6092;height:4200;mso-wrap-style:none;v-text-anchor:middle" type="_x0000_t75">
                  <v:imagedata r:id="rId4" o:detectmouseclick="t"/>
                  <v:stroke color="#3465a4" joinstyle="round" endcap="flat"/>
                  <w10:wrap type="topAndBottom"/>
                </v:shape>
                <v:roundrect id="shape_0" stroked="t" o:allowincell="f" style="position:absolute;left:989;top:2175;width:7727;height:468;mso-wrap-style:square;v-text-anchor:middle">
                  <v:fill o:detectmouseclick="t" on="false"/>
                  <v:stroke color="#4bacc6" weight="25560" dashstyle="shortdash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40"/>
                          <w:ind w:firstLineChars="100" w:leftChars="100"/>
                          <w:rPr>
                            <w:b/>
                            <w:bCs/>
                            <w:color w:themeColor="text1" w:themeTint="f2" w:val="0D0D0D"/>
                            <w:szCs w:val="18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themeColor="text1" w:themeTint="f2" w:val="0D0D0D"/>
                            <w:szCs w:val="18"/>
                          </w:rPr>
                          <w:t>ヘッダ</w:t>
                        </w:r>
                      </w:p>
                    </w:txbxContent>
                  </v:textbox>
                  <w10:wrap type="topAndBottom"/>
                </v:roundrect>
                <v:roundrect id="shape_0" stroked="t" o:allowincell="f" style="position:absolute;left:989;top:2650;width:7727;height:468;mso-wrap-style:square;v-text-anchor:middle">
                  <v:fill o:detectmouseclick="t" on="false"/>
                  <v:stroke color="#4bacc6" weight="25560" dashstyle="shortdash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40"/>
                          <w:ind w:firstLineChars="100" w:leftChars="100"/>
                          <w:rPr>
                            <w:b/>
                            <w:bCs/>
                            <w:color w:themeColor="text1" w:themeTint="f2" w:val="0D0D0D"/>
                            <w:szCs w:val="18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themeColor="text1" w:themeTint="f2" w:val="0D0D0D"/>
                            <w:szCs w:val="18"/>
                          </w:rPr>
                          <w:t>ナビゲーションバー</w:t>
                        </w:r>
                      </w:p>
                    </w:txbxContent>
                  </v:textbox>
                  <w10:wrap type="topAndBottom"/>
                </v:roundrect>
                <v:roundrect id="shape_0" stroked="t" o:allowincell="f" style="position:absolute;left:1016;top:5699;width:7698;height:346;mso-wrap-style:square;v-text-anchor:middle">
                  <v:fill o:detectmouseclick="t" on="false"/>
                  <v:stroke color="#4bacc6" weight="25560" dashstyle="shortdash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40"/>
                          <w:ind w:firstLineChars="100" w:leftChars="100"/>
                          <w:rPr>
                            <w:b/>
                            <w:bCs/>
                            <w:color w:themeColor="text1" w:themeTint="f2" w:val="0D0D0D"/>
                            <w:szCs w:val="18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themeColor="text1" w:themeTint="f2" w:val="0D0D0D"/>
                            <w:szCs w:val="18"/>
                          </w:rPr>
                          <w:t>フッタ</w:t>
                        </w:r>
                      </w:p>
                    </w:txbxContent>
                  </v:textbox>
                  <w10:wrap type="topAndBottom"/>
                </v:roundrect>
                <v:roundrect id="shape_0" stroked="t" o:allowincell="f" style="position:absolute;left:2185;top:3139;width:1500;height:2498;mso-wrap-style:square;v-text-anchor:middle">
                  <v:fill o:detectmouseclick="t" on="false"/>
                  <v:stroke color="#4bacc6" weight="25560" dashstyle="shortdash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40"/>
                          <w:ind w:firstLineChars="100" w:leftChars="100"/>
                          <w:rPr>
                            <w:b/>
                            <w:bCs/>
                            <w:color w:themeColor="text1" w:themeTint="f2" w:val="0D0D0D"/>
                            <w:szCs w:val="18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themeColor="text1" w:themeTint="f2" w:val="0D0D0D"/>
                            <w:szCs w:val="18"/>
                          </w:rPr>
                          <w:t>サイドバー</w:t>
                        </w:r>
                      </w:p>
                    </w:txbxContent>
                  </v:textbox>
                  <w10:wrap type="topAndBottom"/>
                </v:roundrect>
                <v:roundrect id="shape_0" stroked="t" o:allowincell="f" style="position:absolute;left:3815;top:3153;width:4902;height:2484;mso-wrap-style:square;v-text-anchor:middle">
                  <v:fill o:detectmouseclick="t" on="false"/>
                  <v:stroke color="#4bacc6" weight="25560" dashstyle="shortdash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40"/>
                          <w:ind w:firstLineChars="100" w:leftChars="100"/>
                          <w:rPr>
                            <w:b/>
                            <w:bCs/>
                            <w:color w:themeColor="text1" w:themeTint="f2" w:val="0D0D0D"/>
                            <w:szCs w:val="18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themeColor="text1" w:themeTint="f2" w:val="0D0D0D"/>
                            <w:szCs w:val="18"/>
                          </w:rPr>
                          <w:t>メインコンテンツ</w:t>
                        </w:r>
                      </w:p>
                    </w:txbxContent>
                  </v:textbox>
                  <w10:wrap type="topAndBottom"/>
                </v:roundrect>
              </v:group>
            </w:pict>
          </mc:Fallback>
        </mc:AlternateContent>
        <mc:AlternateContent>
          <mc:Choice Requires="wps">
            <w:drawing>
              <wp:anchor distT="1270" distB="0" distL="1270" distR="635" simplePos="0" relativeHeight="41" behindDoc="0" locked="0" layoutInCell="1" allowOverlap="1">
                <wp:simplePos x="0" y="0"/>
                <wp:positionH relativeFrom="column">
                  <wp:posOffset>2810510</wp:posOffset>
                </wp:positionH>
                <wp:positionV relativeFrom="paragraph">
                  <wp:posOffset>1336675</wp:posOffset>
                </wp:positionV>
                <wp:extent cx="1467485" cy="269875"/>
                <wp:effectExtent l="1270" t="1270" r="635" b="0"/>
                <wp:wrapNone/>
                <wp:docPr id="9" name="シェイプ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7360" cy="270000"/>
                        </a:xfrm>
                        <a:prstGeom prst="frame">
                          <a:avLst>
                            <a:gd name="adj1" fmla="val 9259"/>
                          </a:avLst>
                        </a:prstGeom>
                        <a:solidFill>
                          <a:srgbClr val="ff4000"/>
                        </a:solidFill>
                        <a:ln w="0">
                          <a:solidFill>
                            <a:srgbClr val="ff4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hint="eastAsia"/>
        </w:rPr>
        <w:t xml:space="preserve">使用画面 </w:t>
      </w:r>
      <w:r>
        <w:rPr/>
        <w:t>:</w:t>
      </w:r>
      <w:r>
        <w:rPr>
          <w:rFonts w:hint="eastAsia"/>
        </w:rPr>
        <w:t xml:space="preserve"> </w:t>
      </w:r>
      <w:r>
        <w:rPr>
          <w:rFonts w:hint="eastAsia"/>
        </w:rPr>
        <w:t>非会員、一般会員用画面</w:t>
      </w:r>
    </w:p>
    <w:p>
      <w:pPr>
        <w:pStyle w:val="Style29"/>
        <w:numPr>
          <w:ilvl w:val="0"/>
          <w:numId w:val="4"/>
        </w:numPr>
        <w:ind w:hanging="0" w:leftChars="300" w:rightChars="0" w:right="100"/>
        <w:rPr>
          <w:rFonts w:hint="eastAsia"/>
          <w:color w:val="FF4000"/>
        </w:rPr>
      </w:pPr>
      <w:r>
        <w:rPr>
          <w:rFonts w:hint="eastAsia"/>
          <w:color w:val="FF4000"/>
        </w:rPr>
        <w:t>セール実施中はヘッダが変更</w:t>
      </w:r>
    </w:p>
    <w:p>
      <w:pPr>
        <w:pStyle w:val="NoSpacing"/>
        <w:ind w:firstLineChars="100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Chars="100"/>
        <w:rPr/>
      </w:pPr>
      <w:r>
        <w:rPr/>
      </w:r>
    </w:p>
    <w:p>
      <w:pPr>
        <w:pStyle w:val="Normal"/>
        <w:widowControl/>
        <w:ind w:hangingChars="0" w:hanging="0"/>
        <w:rPr/>
      </w:pPr>
      <w:r>
        <w:rPr/>
        <w:drawing>
          <wp:anchor distT="0" distB="0" distL="0" distR="0" simplePos="0" relativeHeight="40" behindDoc="0" locked="0" layoutInCell="0" allowOverlap="1">
            <wp:simplePos x="0" y="0"/>
            <wp:positionH relativeFrom="column">
              <wp:posOffset>1511300</wp:posOffset>
            </wp:positionH>
            <wp:positionV relativeFrom="paragraph">
              <wp:posOffset>467995</wp:posOffset>
            </wp:positionV>
            <wp:extent cx="3839845" cy="279400"/>
            <wp:effectExtent l="0" t="0" r="0" b="0"/>
            <wp:wrapSquare wrapText="largest"/>
            <wp:docPr id="10" name="画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画像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8583" t="0" r="18763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9845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0"/>
        <w:ind w:firstLineChars="100"/>
        <w:rPr/>
      </w:pPr>
      <w:r>
        <w:rPr/>
      </w:r>
    </w:p>
    <w:p>
      <w:pPr>
        <w:pStyle w:val="Heading2"/>
        <w:numPr>
          <w:ilvl w:val="1"/>
          <w:numId w:val="2"/>
        </w:numPr>
        <w:ind w:hanging="0" w:leftChars="100" w:rightChars="100"/>
        <w:rPr/>
      </w:pPr>
      <w:bookmarkStart w:id="10" w:name="_Toc127974797"/>
      <w:r>
        <w:rPr>
          <w:rFonts w:hint="eastAsia"/>
        </w:rPr>
        <w:t>入力値チェックの変更・追加内容</w:t>
      </w:r>
      <w:bookmarkEnd w:id="10"/>
    </w:p>
    <w:p>
      <w:pPr>
        <w:pStyle w:val="Normal"/>
        <w:ind w:firstLineChars="100"/>
        <w:rPr/>
      </w:pPr>
      <w:r>
        <w:rPr>
          <w:rFonts w:hint="eastAsia"/>
        </w:rPr>
        <w:tab/>
      </w:r>
      <w:r>
        <w:rPr>
          <w:rFonts w:hint="eastAsia"/>
        </w:rPr>
        <w:t>変更・追加点を</w:t>
      </w:r>
      <w:r>
        <w:rPr>
          <w:rFonts w:hint="eastAsia"/>
          <w:color w:val="FF4000"/>
        </w:rPr>
        <w:t>赤字</w:t>
      </w:r>
      <w:r>
        <w:rPr>
          <w:rFonts w:hint="eastAsia"/>
        </w:rPr>
        <w:t>で示す。</w:t>
      </w:r>
    </w:p>
    <w:p>
      <w:pPr>
        <w:pStyle w:val="Normal"/>
        <w:ind w:firstLineChars="100"/>
        <w:rPr/>
      </w:pPr>
      <w:r>
        <w:rPr/>
        <w:t>(4</w:t>
      </w:r>
      <w:r>
        <w:rPr>
          <w:rFonts w:hint="eastAsia"/>
        </w:rPr>
        <w:t xml:space="preserve">) </w:t>
      </w:r>
    </w:p>
    <w:p>
      <w:pPr>
        <w:pStyle w:val="Normal"/>
        <w:ind w:firstLineChars="100"/>
        <w:rPr/>
      </w:pPr>
      <w:r>
        <w:rPr>
          <w:rFonts w:hint="eastAsia"/>
        </w:rPr>
        <w:t>入力画面</w:t>
      </w:r>
      <w:r>
        <w:rPr/>
        <w:t>:</w:t>
      </w:r>
      <w:r>
        <w:rPr>
          <w:rFonts w:hint="eastAsia"/>
          <w:color w:val="000000"/>
        </w:rPr>
        <w:t xml:space="preserve">5-3-1-2 </w:t>
      </w:r>
      <w:r>
        <w:rPr>
          <w:rFonts w:hint="eastAsia"/>
          <w:color w:val="000000"/>
        </w:rPr>
        <w:t>届け先入力画、</w:t>
      </w:r>
      <w:r>
        <w:rPr>
          <w:rFonts w:hint="eastAsia"/>
          <w:color w:val="000000"/>
        </w:rPr>
        <w:t xml:space="preserve">5-3-2-2 </w:t>
      </w:r>
      <w:r>
        <w:rPr>
          <w:rFonts w:hint="eastAsia"/>
          <w:color w:val="000000"/>
        </w:rPr>
        <w:t>支払方法選択画面</w:t>
      </w:r>
    </w:p>
    <w:p>
      <w:pPr>
        <w:pStyle w:val="Normal"/>
        <w:ind w:firstLineChars="100"/>
        <w:rPr/>
      </w:pPr>
      <w:r>
        <w:rPr/>
      </w:r>
    </w:p>
    <w:tbl>
      <w:tblPr>
        <w:tblStyle w:val="aff8"/>
        <w:tblW w:w="9927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0" w:lastColumn="0" w:noHBand="1" w:val="0620"/>
      </w:tblPr>
      <w:tblGrid>
        <w:gridCol w:w="1774"/>
        <w:gridCol w:w="2205"/>
        <w:gridCol w:w="1173"/>
        <w:gridCol w:w="1522"/>
        <w:gridCol w:w="3253"/>
      </w:tblGrid>
      <w:tr>
        <w:trPr>
          <w:trHeight w:val="330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74" w:type="dxa"/>
            <w:tcBorders/>
            <w:shd w:color="auto" w:fill="4F81BD" w:themeFill="accent1" w:val="clear"/>
          </w:tcPr>
          <w:p>
            <w:pPr>
              <w:pStyle w:val="Style31"/>
              <w:suppressAutoHyphens w:val="true"/>
              <w:spacing w:before="0" w:after="0"/>
              <w:jc w:val="left"/>
              <w:rPr>
                <w:i w:val="false"/>
                <w:kern w:val="2"/>
                <w:lang w:val="en-US" w:eastAsia="ja-JP" w:bidi="ar-SA"/>
              </w:rPr>
            </w:pPr>
            <w:r>
              <w:rPr>
                <w:rFonts w:hint="eastAsia"/>
                <w:i w:val="false"/>
                <w:kern w:val="2"/>
                <w:lang w:val="en-US" w:eastAsia="ja-JP" w:bidi="ar-SA"/>
              </w:rPr>
              <w:t>項目名</w:t>
            </w:r>
          </w:p>
        </w:tc>
        <w:tc>
          <w:tcPr>
            <w:tcW w:w="2205" w:type="dxa"/>
            <w:tcBorders/>
            <w:shd w:color="auto" w:fill="4F81BD" w:themeFill="accent1" w:val="clear"/>
          </w:tcPr>
          <w:p>
            <w:pPr>
              <w:pStyle w:val="Style31"/>
              <w:suppressAutoHyphens w:val="true"/>
              <w:spacing w:before="0" w:after="0"/>
              <w:jc w:val="left"/>
              <w:rPr>
                <w:i w:val="false"/>
                <w:kern w:val="2"/>
                <w:lang w:val="en-US" w:eastAsia="ja-JP" w:bidi="ar-SA"/>
              </w:rPr>
            </w:pPr>
            <w:r>
              <w:rPr>
                <w:rFonts w:hint="eastAsia"/>
                <w:i w:val="false"/>
                <w:kern w:val="2"/>
                <w:lang w:val="en-US" w:eastAsia="ja-JP" w:bidi="ar-SA"/>
              </w:rPr>
              <w:t>形式</w:t>
            </w:r>
          </w:p>
        </w:tc>
        <w:tc>
          <w:tcPr>
            <w:tcW w:w="1173" w:type="dxa"/>
            <w:tcBorders/>
            <w:shd w:color="auto" w:fill="4F81BD" w:themeFill="accent1" w:val="clear"/>
          </w:tcPr>
          <w:p>
            <w:pPr>
              <w:pStyle w:val="Style31"/>
              <w:suppressAutoHyphens w:val="true"/>
              <w:spacing w:before="0" w:after="0"/>
              <w:jc w:val="left"/>
              <w:rPr>
                <w:i w:val="false"/>
                <w:kern w:val="2"/>
                <w:lang w:val="en-US" w:eastAsia="ja-JP" w:bidi="ar-SA"/>
              </w:rPr>
            </w:pPr>
            <w:r>
              <w:rPr>
                <w:rFonts w:hint="eastAsia"/>
                <w:i w:val="false"/>
                <w:kern w:val="2"/>
                <w:lang w:val="en-US" w:eastAsia="ja-JP" w:bidi="ar-SA"/>
              </w:rPr>
              <w:t>最小値</w:t>
            </w:r>
            <w:r>
              <w:rPr>
                <w:rFonts w:hint="eastAsia"/>
                <w:i w:val="false"/>
                <w:kern w:val="2"/>
                <w:lang w:val="en-US" w:eastAsia="ja-JP" w:bidi="ar-SA"/>
              </w:rPr>
              <w:t>/</w:t>
            </w:r>
            <w:r>
              <w:rPr>
                <w:i w:val="false"/>
                <w:kern w:val="2"/>
                <w:lang w:val="en-US" w:eastAsia="ja-JP" w:bidi="ar-SA"/>
              </w:rPr>
              <w:br/>
            </w:r>
            <w:r>
              <w:rPr>
                <w:rFonts w:hint="eastAsia"/>
                <w:i w:val="false"/>
                <w:kern w:val="2"/>
                <w:lang w:val="en-US" w:eastAsia="ja-JP" w:bidi="ar-SA"/>
              </w:rPr>
              <w:t>最小文字数</w:t>
            </w:r>
          </w:p>
        </w:tc>
        <w:tc>
          <w:tcPr>
            <w:tcW w:w="1522" w:type="dxa"/>
            <w:tcBorders/>
            <w:shd w:color="auto" w:fill="4F81BD" w:themeFill="accent1" w:val="clear"/>
          </w:tcPr>
          <w:p>
            <w:pPr>
              <w:pStyle w:val="Style31"/>
              <w:suppressAutoHyphens w:val="true"/>
              <w:spacing w:before="0" w:after="0"/>
              <w:ind w:hanging="0" w:left="486" w:right="162"/>
              <w:jc w:val="left"/>
              <w:rPr>
                <w:i w:val="false"/>
                <w:kern w:val="2"/>
                <w:lang w:val="en-US" w:eastAsia="ja-JP" w:bidi="ar-SA"/>
              </w:rPr>
            </w:pPr>
            <w:r>
              <w:rPr>
                <w:rFonts w:hint="eastAsia"/>
                <w:i w:val="false"/>
                <w:kern w:val="2"/>
                <w:lang w:val="en-US" w:eastAsia="ja-JP" w:bidi="ar-SA"/>
              </w:rPr>
              <w:t>最大値</w:t>
            </w:r>
            <w:r>
              <w:rPr>
                <w:rFonts w:hint="eastAsia"/>
                <w:i w:val="false"/>
                <w:kern w:val="2"/>
                <w:lang w:val="en-US" w:eastAsia="ja-JP" w:bidi="ar-SA"/>
              </w:rPr>
              <w:t>/</w:t>
            </w:r>
          </w:p>
          <w:p>
            <w:pPr>
              <w:pStyle w:val="Style31"/>
              <w:suppressAutoHyphens w:val="true"/>
              <w:spacing w:before="0" w:after="0"/>
              <w:jc w:val="left"/>
              <w:rPr>
                <w:i w:val="false"/>
                <w:kern w:val="2"/>
                <w:lang w:val="en-US" w:eastAsia="ja-JP" w:bidi="ar-SA"/>
              </w:rPr>
            </w:pPr>
            <w:r>
              <w:rPr>
                <w:rFonts w:hint="eastAsia"/>
                <w:i w:val="false"/>
                <w:kern w:val="2"/>
                <w:lang w:val="en-US" w:eastAsia="ja-JP" w:bidi="ar-SA"/>
              </w:rPr>
              <w:t>最大文字数</w:t>
            </w:r>
          </w:p>
        </w:tc>
        <w:tc>
          <w:tcPr>
            <w:tcW w:w="3253" w:type="dxa"/>
            <w:tcBorders/>
            <w:shd w:color="auto" w:fill="4F81BD" w:themeFill="accent1" w:val="clear"/>
          </w:tcPr>
          <w:p>
            <w:pPr>
              <w:pStyle w:val="Style31"/>
              <w:suppressAutoHyphens w:val="true"/>
              <w:spacing w:before="0" w:after="0"/>
              <w:jc w:val="left"/>
              <w:rPr>
                <w:i w:val="false"/>
                <w:kern w:val="2"/>
                <w:lang w:val="en-US" w:eastAsia="ja-JP" w:bidi="ar-SA"/>
              </w:rPr>
            </w:pPr>
            <w:r>
              <w:rPr>
                <w:rFonts w:hint="eastAsia"/>
                <w:i w:val="false"/>
                <w:kern w:val="2"/>
                <w:lang w:val="en-US" w:eastAsia="ja-JP" w:bidi="ar-SA"/>
              </w:rPr>
              <w:t>利用アノテーション</w:t>
            </w:r>
            <w:r>
              <w:rPr>
                <w:i w:val="false"/>
                <w:kern w:val="2"/>
                <w:lang w:val="en-US" w:eastAsia="ja-JP" w:bidi="ar-SA"/>
              </w:rPr>
              <w:t>(</w:t>
            </w:r>
            <w:r>
              <w:rPr>
                <w:rFonts w:hint="eastAsia"/>
                <w:i w:val="false"/>
                <w:kern w:val="2"/>
                <w:lang w:val="en-US" w:eastAsia="ja-JP" w:bidi="ar-SA"/>
              </w:rPr>
              <w:t>チェック内容</w:t>
            </w:r>
            <w:r>
              <w:rPr>
                <w:rFonts w:hint="eastAsia"/>
                <w:i w:val="false"/>
                <w:kern w:val="2"/>
                <w:lang w:val="en-US" w:eastAsia="ja-JP" w:bidi="ar-SA"/>
              </w:rPr>
              <w:t>)</w:t>
            </w:r>
          </w:p>
        </w:tc>
      </w:tr>
      <w:tr>
        <w:trPr>
          <w:trHeight w:val="660" w:hRule="atLeast"/>
        </w:trPr>
        <w:tc>
          <w:tcPr>
            <w:tcW w:w="1774" w:type="dxa"/>
            <w:tcBorders/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お届け先郵便番号</w:t>
            </w:r>
          </w:p>
        </w:tc>
        <w:tc>
          <w:tcPr>
            <w:tcW w:w="2205" w:type="dxa"/>
            <w:tcBorders/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半角数字</w:t>
            </w:r>
          </w:p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ハイフン「</w:t>
            </w:r>
            <w:r>
              <w:rPr>
                <w:rFonts w:hint="eastAsia"/>
                <w:kern w:val="2"/>
                <w:lang w:val="en-US" w:eastAsia="ja-JP" w:bidi="ar-SA"/>
              </w:rPr>
              <w:t>-</w:t>
            </w:r>
            <w:r>
              <w:rPr>
                <w:rFonts w:hint="eastAsia"/>
                <w:kern w:val="2"/>
                <w:lang w:val="en-US" w:eastAsia="ja-JP" w:bidi="ar-SA"/>
              </w:rPr>
              <w:t>」なし</w:t>
            </w:r>
          </w:p>
        </w:tc>
        <w:tc>
          <w:tcPr>
            <w:tcW w:w="1173" w:type="dxa"/>
            <w:tcBorders/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7</w:t>
            </w:r>
          </w:p>
        </w:tc>
        <w:tc>
          <w:tcPr>
            <w:tcW w:w="1522" w:type="dxa"/>
            <w:tcBorders/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7</w:t>
            </w:r>
          </w:p>
        </w:tc>
        <w:tc>
          <w:tcPr>
            <w:tcW w:w="3253" w:type="dxa"/>
            <w:tcBorders/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kern w:val="2"/>
                <w:lang w:val="en-US" w:eastAsia="ja-JP" w:bidi="ar-SA"/>
              </w:rPr>
              <w:t>@NotBlank</w:t>
            </w:r>
          </w:p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kern w:val="2"/>
                <w:lang w:val="en-US" w:eastAsia="ja-JP" w:bidi="ar-SA"/>
              </w:rPr>
              <w:t>@Size</w:t>
            </w:r>
          </w:p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@</w:t>
            </w:r>
            <w:r>
              <w:rPr>
                <w:kern w:val="2"/>
                <w:lang w:val="en-US" w:eastAsia="ja-JP" w:bidi="ar-SA"/>
              </w:rPr>
              <w:t>Pattern</w:t>
            </w:r>
          </w:p>
        </w:tc>
      </w:tr>
      <w:tr>
        <w:trPr>
          <w:trHeight w:val="498" w:hRule="atLeast"/>
        </w:trPr>
        <w:tc>
          <w:tcPr>
            <w:tcW w:w="1774" w:type="dxa"/>
            <w:tcBorders/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お届け先住所</w:t>
            </w:r>
          </w:p>
        </w:tc>
        <w:tc>
          <w:tcPr>
            <w:tcW w:w="2205" w:type="dxa"/>
            <w:tcBorders/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半角文字、全角文字</w:t>
            </w:r>
          </w:p>
        </w:tc>
        <w:tc>
          <w:tcPr>
            <w:tcW w:w="1173" w:type="dxa"/>
            <w:tcBorders/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1</w:t>
            </w:r>
          </w:p>
        </w:tc>
        <w:tc>
          <w:tcPr>
            <w:tcW w:w="1522" w:type="dxa"/>
            <w:tcBorders/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150</w:t>
            </w:r>
          </w:p>
        </w:tc>
        <w:tc>
          <w:tcPr>
            <w:tcW w:w="3253" w:type="dxa"/>
            <w:tcBorders/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kern w:val="2"/>
                <w:lang w:val="en-US" w:eastAsia="ja-JP" w:bidi="ar-SA"/>
              </w:rPr>
              <w:t>@NotBlank</w:t>
            </w:r>
          </w:p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kern w:val="2"/>
                <w:lang w:val="en-US" w:eastAsia="ja-JP" w:bidi="ar-SA"/>
              </w:rPr>
              <w:t>@Size</w:t>
            </w:r>
          </w:p>
        </w:tc>
      </w:tr>
      <w:tr>
        <w:trPr>
          <w:trHeight w:val="442" w:hRule="atLeast"/>
        </w:trPr>
        <w:tc>
          <w:tcPr>
            <w:tcW w:w="1774" w:type="dxa"/>
            <w:tcBorders/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お届け先氏名</w:t>
            </w:r>
          </w:p>
        </w:tc>
        <w:tc>
          <w:tcPr>
            <w:tcW w:w="2205" w:type="dxa"/>
            <w:tcBorders/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半角文字、全角文字</w:t>
            </w:r>
          </w:p>
        </w:tc>
        <w:tc>
          <w:tcPr>
            <w:tcW w:w="1173" w:type="dxa"/>
            <w:tcBorders/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1</w:t>
            </w:r>
          </w:p>
        </w:tc>
        <w:tc>
          <w:tcPr>
            <w:tcW w:w="1522" w:type="dxa"/>
            <w:tcBorders/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30</w:t>
            </w:r>
          </w:p>
        </w:tc>
        <w:tc>
          <w:tcPr>
            <w:tcW w:w="3253" w:type="dxa"/>
            <w:tcBorders/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kern w:val="2"/>
                <w:lang w:val="en-US" w:eastAsia="ja-JP" w:bidi="ar-SA"/>
              </w:rPr>
              <w:t>@NotBlank</w:t>
            </w:r>
          </w:p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kern w:val="2"/>
                <w:lang w:val="en-US" w:eastAsia="ja-JP" w:bidi="ar-SA"/>
              </w:rPr>
              <w:t>@Size</w:t>
            </w:r>
          </w:p>
        </w:tc>
      </w:tr>
      <w:tr>
        <w:trPr>
          <w:trHeight w:val="904" w:hRule="atLeast"/>
        </w:trPr>
        <w:tc>
          <w:tcPr>
            <w:tcW w:w="1774" w:type="dxa"/>
            <w:tcBorders>
              <w:top w:val="nil"/>
            </w:tcBorders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お届け先電話番号</w:t>
            </w:r>
          </w:p>
        </w:tc>
        <w:tc>
          <w:tcPr>
            <w:tcW w:w="2205" w:type="dxa"/>
            <w:tcBorders>
              <w:top w:val="nil"/>
            </w:tcBorders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半角数字</w:t>
            </w:r>
          </w:p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ハイフン「</w:t>
            </w:r>
            <w:r>
              <w:rPr>
                <w:rFonts w:hint="eastAsia"/>
                <w:kern w:val="2"/>
                <w:lang w:val="en-US" w:eastAsia="ja-JP" w:bidi="ar-SA"/>
              </w:rPr>
              <w:t>-</w:t>
            </w:r>
            <w:r>
              <w:rPr>
                <w:rFonts w:hint="eastAsia"/>
                <w:kern w:val="2"/>
                <w:lang w:val="en-US" w:eastAsia="ja-JP" w:bidi="ar-SA"/>
              </w:rPr>
              <w:t>」なし</w:t>
            </w:r>
          </w:p>
        </w:tc>
        <w:tc>
          <w:tcPr>
            <w:tcW w:w="1173" w:type="dxa"/>
            <w:tcBorders>
              <w:top w:val="nil"/>
            </w:tcBorders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10</w:t>
            </w:r>
          </w:p>
        </w:tc>
        <w:tc>
          <w:tcPr>
            <w:tcW w:w="1522" w:type="dxa"/>
            <w:tcBorders>
              <w:top w:val="nil"/>
            </w:tcBorders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11</w:t>
            </w:r>
          </w:p>
        </w:tc>
        <w:tc>
          <w:tcPr>
            <w:tcW w:w="3253" w:type="dxa"/>
            <w:tcBorders>
              <w:top w:val="nil"/>
            </w:tcBorders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kern w:val="2"/>
                <w:lang w:val="en-US" w:eastAsia="ja-JP" w:bidi="ar-SA"/>
              </w:rPr>
              <w:t>@NotBlank</w:t>
            </w:r>
          </w:p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kern w:val="2"/>
                <w:lang w:val="en-US" w:eastAsia="ja-JP" w:bidi="ar-SA"/>
              </w:rPr>
              <w:t>@Size</w:t>
            </w:r>
          </w:p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@</w:t>
            </w:r>
            <w:r>
              <w:rPr>
                <w:kern w:val="2"/>
                <w:lang w:val="en-US" w:eastAsia="ja-JP" w:bidi="ar-SA"/>
              </w:rPr>
              <w:t>Pattern</w:t>
            </w:r>
          </w:p>
        </w:tc>
      </w:tr>
      <w:tr>
        <w:trPr>
          <w:trHeight w:val="264" w:hRule="atLeast"/>
        </w:trPr>
        <w:tc>
          <w:tcPr>
            <w:tcW w:w="1774" w:type="dxa"/>
            <w:tcBorders>
              <w:top w:val="nil"/>
            </w:tcBorders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支払い方法</w:t>
            </w:r>
          </w:p>
        </w:tc>
        <w:tc>
          <w:tcPr>
            <w:tcW w:w="2205" w:type="dxa"/>
            <w:tcBorders>
              <w:top w:val="nil"/>
            </w:tcBorders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選択入力</w:t>
            </w:r>
            <w:r>
              <w:rPr>
                <w:rFonts w:hint="eastAsia"/>
                <w:kern w:val="2"/>
                <w:lang w:val="en-US" w:eastAsia="ja-JP" w:bidi="ar-SA"/>
              </w:rPr>
              <w:t>(</w:t>
            </w:r>
            <w:r>
              <w:rPr>
                <w:rFonts w:hint="eastAsia"/>
                <w:kern w:val="2"/>
                <w:lang w:val="en-US" w:eastAsia="ja-JP" w:bidi="ar-SA"/>
              </w:rPr>
              <w:t>半角数字</w:t>
            </w:r>
            <w:r>
              <w:rPr>
                <w:rFonts w:hint="eastAsia"/>
                <w:kern w:val="2"/>
                <w:lang w:val="en-US" w:eastAsia="ja-JP" w:bidi="ar-SA"/>
              </w:rPr>
              <w:t>)</w:t>
            </w:r>
          </w:p>
        </w:tc>
        <w:tc>
          <w:tcPr>
            <w:tcW w:w="1173" w:type="dxa"/>
            <w:tcBorders>
              <w:top w:val="nil"/>
            </w:tcBorders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1</w:t>
            </w:r>
          </w:p>
        </w:tc>
        <w:tc>
          <w:tcPr>
            <w:tcW w:w="1522" w:type="dxa"/>
            <w:tcBorders>
              <w:top w:val="nil"/>
            </w:tcBorders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5</w:t>
            </w:r>
          </w:p>
        </w:tc>
        <w:tc>
          <w:tcPr>
            <w:tcW w:w="3253" w:type="dxa"/>
            <w:tcBorders>
              <w:top w:val="nil"/>
            </w:tcBorders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-</w:t>
            </w:r>
          </w:p>
        </w:tc>
      </w:tr>
      <w:tr>
        <w:trPr>
          <w:trHeight w:val="191" w:hRule="atLeast"/>
        </w:trPr>
        <w:tc>
          <w:tcPr>
            <w:tcW w:w="1774" w:type="dxa"/>
            <w:tcBorders>
              <w:top w:val="nil"/>
            </w:tcBorders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color w:val="FF0000"/>
                <w:kern w:val="2"/>
                <w:lang w:val="en-US" w:eastAsia="ja-JP" w:bidi="ar-SA"/>
              </w:rPr>
            </w:pPr>
            <w:r>
              <w:rPr>
                <w:color w:val="FF0000"/>
                <w:kern w:val="2"/>
                <w:lang w:val="en-US" w:eastAsia="ja-JP" w:bidi="ar-SA"/>
              </w:rPr>
              <w:t>クーポン利用</w:t>
            </w:r>
          </w:p>
        </w:tc>
        <w:tc>
          <w:tcPr>
            <w:tcW w:w="2205" w:type="dxa"/>
            <w:tcBorders>
              <w:top w:val="nil"/>
            </w:tcBorders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color w:val="FF0000"/>
                <w:kern w:val="2"/>
                <w:lang w:val="en-US" w:eastAsia="ja-JP" w:bidi="ar-SA"/>
              </w:rPr>
            </w:pPr>
            <w:r>
              <w:rPr>
                <w:color w:val="FF0000"/>
                <w:kern w:val="2"/>
                <w:lang w:val="en-US" w:eastAsia="ja-JP" w:bidi="ar-SA"/>
              </w:rPr>
              <w:t>選択入力</w:t>
            </w:r>
            <w:r>
              <w:rPr>
                <w:color w:val="FF0000"/>
                <w:kern w:val="2"/>
                <w:lang w:val="en-US" w:eastAsia="ja-JP" w:bidi="ar-SA"/>
              </w:rPr>
              <w:t>(</w:t>
            </w:r>
            <w:r>
              <w:rPr>
                <w:color w:val="FF0000"/>
                <w:kern w:val="2"/>
                <w:lang w:val="en-US" w:eastAsia="ja-JP" w:bidi="ar-SA"/>
              </w:rPr>
              <w:t>半角数字</w:t>
            </w:r>
            <w:r>
              <w:rPr>
                <w:color w:val="FF0000"/>
                <w:kern w:val="2"/>
                <w:lang w:val="en-US" w:eastAsia="ja-JP" w:bidi="ar-SA"/>
              </w:rPr>
              <w:t>)</w:t>
            </w:r>
          </w:p>
        </w:tc>
        <w:tc>
          <w:tcPr>
            <w:tcW w:w="1173" w:type="dxa"/>
            <w:tcBorders>
              <w:top w:val="nil"/>
            </w:tcBorders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color w:val="FF0000"/>
                <w:kern w:val="2"/>
                <w:lang w:val="en-US" w:eastAsia="ja-JP" w:bidi="ar-SA"/>
              </w:rPr>
            </w:pPr>
            <w:r>
              <w:rPr>
                <w:color w:val="FF0000"/>
                <w:kern w:val="2"/>
                <w:lang w:val="en-US" w:eastAsia="ja-JP" w:bidi="ar-SA"/>
              </w:rPr>
              <w:t>1</w:t>
            </w:r>
          </w:p>
        </w:tc>
        <w:tc>
          <w:tcPr>
            <w:tcW w:w="1522" w:type="dxa"/>
            <w:tcBorders>
              <w:top w:val="nil"/>
            </w:tcBorders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color w:val="FF0000"/>
                <w:kern w:val="2"/>
                <w:lang w:val="en-US" w:eastAsia="ja-JP" w:bidi="ar-SA"/>
              </w:rPr>
            </w:pPr>
            <w:r>
              <w:rPr>
                <w:color w:val="FF0000"/>
                <w:kern w:val="2"/>
                <w:lang w:val="en-US" w:eastAsia="ja-JP" w:bidi="ar-SA"/>
              </w:rPr>
              <w:t>1</w:t>
            </w:r>
          </w:p>
        </w:tc>
        <w:tc>
          <w:tcPr>
            <w:tcW w:w="3253" w:type="dxa"/>
            <w:tcBorders>
              <w:top w:val="nil"/>
            </w:tcBorders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color w:val="FF0000"/>
                <w:kern w:val="2"/>
                <w:lang w:val="en-US" w:eastAsia="ja-JP" w:bidi="ar-SA"/>
              </w:rPr>
            </w:pPr>
            <w:r>
              <w:rPr>
                <w:color w:val="FF0000"/>
                <w:kern w:val="2"/>
                <w:lang w:val="en-US" w:eastAsia="ja-JP" w:bidi="ar-SA"/>
              </w:rPr>
              <w:t>-</w:t>
            </w:r>
          </w:p>
        </w:tc>
      </w:tr>
    </w:tbl>
    <w:p>
      <w:pPr>
        <w:pStyle w:val="Normal"/>
        <w:ind w:firstLineChars="100"/>
        <w:rPr/>
      </w:pPr>
      <w:r>
        <w:rPr/>
      </w:r>
    </w:p>
    <w:p>
      <w:pPr>
        <w:pStyle w:val="Normal"/>
        <w:ind w:firstLineChars="100"/>
        <w:rPr/>
      </w:pPr>
      <w:r>
        <w:rPr/>
      </w:r>
      <w:r>
        <w:br w:type="page"/>
      </w:r>
    </w:p>
    <w:p>
      <w:pPr>
        <w:pStyle w:val="Heading1"/>
        <w:numPr>
          <w:ilvl w:val="0"/>
          <w:numId w:val="2"/>
        </w:numPr>
        <w:spacing w:before="0" w:after="122"/>
        <w:ind w:hanging="0" w:rightChars="100"/>
        <w:rPr/>
      </w:pPr>
      <w:bookmarkStart w:id="11" w:name="_Toc127974798"/>
      <w:r>
        <w:rPr>
          <w:rFonts w:hint="eastAsia"/>
        </w:rPr>
        <w:t>プログラム構造設計の変更・追加内容</w:t>
      </w:r>
      <w:bookmarkEnd w:id="11"/>
    </w:p>
    <w:p>
      <w:pPr>
        <w:pStyle w:val="Heading2"/>
        <w:numPr>
          <w:ilvl w:val="1"/>
          <w:numId w:val="2"/>
        </w:numPr>
        <w:ind w:hanging="0" w:leftChars="100" w:rightChars="100"/>
        <w:rPr/>
      </w:pPr>
      <w:bookmarkStart w:id="12" w:name="_Toc127974799"/>
      <w:r>
        <w:rPr>
          <w:rFonts w:hint="eastAsia"/>
        </w:rPr>
        <w:t>概要</w:t>
      </w:r>
      <w:bookmarkEnd w:id="12"/>
    </w:p>
    <w:p>
      <w:pPr>
        <w:pStyle w:val="Normal"/>
        <w:ind w:firstLineChars="100"/>
        <w:rPr/>
      </w:pPr>
      <w:r>
        <w:rPr>
          <w:rFonts w:hint="eastAsia"/>
        </w:rPr>
        <w:t>変更点なし</w:t>
      </w:r>
    </w:p>
    <w:p>
      <w:pPr>
        <w:pStyle w:val="Normal"/>
        <w:ind w:firstLineChars="100"/>
        <w:rPr/>
      </w:pPr>
      <w:r>
        <w:rPr/>
      </w:r>
    </w:p>
    <w:p>
      <w:pPr>
        <w:pStyle w:val="Heading2"/>
        <w:numPr>
          <w:ilvl w:val="1"/>
          <w:numId w:val="2"/>
        </w:numPr>
        <w:ind w:hanging="0" w:leftChars="100" w:rightChars="100"/>
        <w:rPr/>
      </w:pPr>
      <w:bookmarkStart w:id="13" w:name="_Toc127974800"/>
      <w:r>
        <w:rPr>
          <w:rFonts w:hint="eastAsia"/>
        </w:rPr>
        <w:t>アクセス制御の方式</w:t>
      </w:r>
      <w:bookmarkEnd w:id="13"/>
    </w:p>
    <w:p>
      <w:pPr>
        <w:pStyle w:val="Normal"/>
        <w:ind w:firstLineChars="100"/>
        <w:rPr/>
      </w:pPr>
      <w:r>
        <w:rPr>
          <w:rFonts w:hint="eastAsia"/>
        </w:rPr>
        <w:t>機能変更・機能追加に伴い、変更となったアクセス制御方法を下記にまとめる。</w:t>
      </w:r>
    </w:p>
    <w:p>
      <w:pPr>
        <w:pStyle w:val="Heading3"/>
        <w:spacing w:before="122" w:after="140"/>
        <w:ind w:leftChars="100" w:rightChars="100"/>
        <w:rPr/>
      </w:pPr>
      <w:r>
        <w:rPr/>
        <w:t>(1</w:t>
      </w:r>
      <w:r>
        <w:rPr>
          <w:rFonts w:hint="eastAsia"/>
        </w:rPr>
        <w:t xml:space="preserve">) </w:t>
      </w:r>
      <w:r>
        <w:rPr>
          <w:rFonts w:hint="eastAsia"/>
        </w:rPr>
        <w:t>追加・変更した権限一覧</w:t>
      </w:r>
    </w:p>
    <w:tbl>
      <w:tblPr>
        <w:tblStyle w:val="aff8"/>
        <w:tblW w:w="9773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0" w:lastColumn="0" w:noHBand="1" w:val="0620"/>
      </w:tblPr>
      <w:tblGrid>
        <w:gridCol w:w="421"/>
        <w:gridCol w:w="1650"/>
        <w:gridCol w:w="334"/>
        <w:gridCol w:w="2105"/>
        <w:gridCol w:w="1441"/>
        <w:gridCol w:w="1278"/>
        <w:gridCol w:w="1266"/>
        <w:gridCol w:w="1278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10" w:type="dxa"/>
            <w:gridSpan w:val="4"/>
            <w:tcBorders/>
            <w:shd w:color="auto" w:fill="4F81BD" w:themeFill="accent1" w:val="clear"/>
          </w:tcPr>
          <w:p>
            <w:pPr>
              <w:pStyle w:val="Style31"/>
              <w:suppressAutoHyphens w:val="true"/>
              <w:spacing w:before="0" w:after="0"/>
              <w:jc w:val="left"/>
              <w:rPr>
                <w:i w:val="false"/>
                <w:kern w:val="2"/>
                <w:lang w:val="en-US" w:eastAsia="ja-JP" w:bidi="ar-SA"/>
              </w:rPr>
            </w:pPr>
            <w:r>
              <w:rPr>
                <w:rFonts w:hint="eastAsia"/>
                <w:i w:val="false"/>
                <w:kern w:val="2"/>
                <w:lang w:val="en-US" w:eastAsia="ja-JP" w:bidi="ar-SA"/>
              </w:rPr>
              <w:t>機能名</w:t>
            </w:r>
          </w:p>
        </w:tc>
        <w:tc>
          <w:tcPr>
            <w:tcW w:w="5263" w:type="dxa"/>
            <w:gridSpan w:val="4"/>
            <w:tcBorders/>
            <w:shd w:color="auto" w:fill="4F81BD" w:themeFill="accent1" w:val="clear"/>
          </w:tcPr>
          <w:p>
            <w:pPr>
              <w:pStyle w:val="Style31"/>
              <w:suppressAutoHyphens w:val="true"/>
              <w:spacing w:before="0" w:after="0"/>
              <w:jc w:val="left"/>
              <w:rPr>
                <w:i w:val="false"/>
                <w:kern w:val="2"/>
                <w:lang w:val="en-US" w:eastAsia="ja-JP" w:bidi="ar-SA"/>
              </w:rPr>
            </w:pPr>
            <w:r>
              <w:rPr>
                <w:rFonts w:hint="eastAsia"/>
                <w:i w:val="false"/>
                <w:kern w:val="2"/>
                <w:lang w:val="en-US" w:eastAsia="ja-JP" w:bidi="ar-SA"/>
              </w:rPr>
              <w:t>権限 ○</w:t>
            </w:r>
            <w:r>
              <w:rPr>
                <w:i w:val="false"/>
                <w:kern w:val="2"/>
                <w:lang w:val="en-US" w:eastAsia="ja-JP" w:bidi="ar-SA"/>
              </w:rPr>
              <w:t>:</w:t>
            </w:r>
            <w:r>
              <w:rPr>
                <w:rFonts w:hint="eastAsia"/>
                <w:i w:val="false"/>
                <w:kern w:val="2"/>
                <w:lang w:val="en-US" w:eastAsia="ja-JP" w:bidi="ar-SA"/>
              </w:rPr>
              <w:t xml:space="preserve">利用可能 </w:t>
            </w:r>
            <w:r>
              <w:rPr>
                <w:rFonts w:hint="eastAsia"/>
                <w:i w:val="false"/>
                <w:kern w:val="2"/>
                <w:lang w:val="en-US" w:eastAsia="ja-JP" w:bidi="ar-SA"/>
              </w:rPr>
              <w:t>×</w:t>
            </w:r>
            <w:r>
              <w:rPr>
                <w:i w:val="false"/>
                <w:kern w:val="2"/>
                <w:lang w:val="en-US" w:eastAsia="ja-JP" w:bidi="ar-SA"/>
              </w:rPr>
              <w:t>:</w:t>
            </w:r>
            <w:r>
              <w:rPr>
                <w:rFonts w:hint="eastAsia"/>
                <w:i w:val="false"/>
                <w:kern w:val="2"/>
                <w:lang w:val="en-US" w:eastAsia="ja-JP" w:bidi="ar-SA"/>
              </w:rPr>
              <w:t>利用できない</w:t>
            </w:r>
          </w:p>
        </w:tc>
      </w:tr>
      <w:tr>
        <w:trPr/>
        <w:tc>
          <w:tcPr>
            <w:tcW w:w="2071" w:type="dxa"/>
            <w:gridSpan w:val="2"/>
            <w:tcBorders/>
            <w:shd w:color="auto" w:fill="4F81BD" w:themeFill="accent1" w:val="clear"/>
          </w:tcPr>
          <w:p>
            <w:pPr>
              <w:pStyle w:val="Style31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大分類</w:t>
            </w:r>
          </w:p>
        </w:tc>
        <w:tc>
          <w:tcPr>
            <w:tcW w:w="2439" w:type="dxa"/>
            <w:gridSpan w:val="2"/>
            <w:tcBorders/>
            <w:shd w:color="auto" w:fill="4F81BD" w:themeFill="accent1" w:val="clear"/>
          </w:tcPr>
          <w:p>
            <w:pPr>
              <w:pStyle w:val="Style31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小分類</w:t>
            </w:r>
          </w:p>
        </w:tc>
        <w:tc>
          <w:tcPr>
            <w:tcW w:w="1441" w:type="dxa"/>
            <w:tcBorders/>
            <w:shd w:color="auto" w:fill="4F81BD" w:themeFill="accent1" w:val="clear"/>
          </w:tcPr>
          <w:p>
            <w:pPr>
              <w:pStyle w:val="Style31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未ログイン</w:t>
            </w:r>
          </w:p>
        </w:tc>
        <w:tc>
          <w:tcPr>
            <w:tcW w:w="1278" w:type="dxa"/>
            <w:tcBorders/>
            <w:shd w:color="auto" w:fill="4F81BD" w:themeFill="accent1" w:val="clear"/>
          </w:tcPr>
          <w:p>
            <w:pPr>
              <w:pStyle w:val="Style31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一般会員</w:t>
            </w:r>
          </w:p>
        </w:tc>
        <w:tc>
          <w:tcPr>
            <w:tcW w:w="1266" w:type="dxa"/>
            <w:tcBorders/>
            <w:shd w:color="auto" w:fill="4F81BD" w:themeFill="accent1" w:val="clear"/>
          </w:tcPr>
          <w:p>
            <w:pPr>
              <w:pStyle w:val="Style31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運用管理者</w:t>
            </w:r>
          </w:p>
        </w:tc>
        <w:tc>
          <w:tcPr>
            <w:tcW w:w="1278" w:type="dxa"/>
            <w:tcBorders/>
            <w:shd w:color="auto" w:fill="4F81BD" w:themeFill="accent1" w:val="clear"/>
          </w:tcPr>
          <w:p>
            <w:pPr>
              <w:pStyle w:val="Style31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システム</w:t>
            </w:r>
            <w:r>
              <w:rPr>
                <w:kern w:val="2"/>
                <w:lang w:val="en-US" w:eastAsia="ja-JP" w:bidi="ar-SA"/>
              </w:rPr>
              <w:br/>
            </w:r>
            <w:r>
              <w:rPr>
                <w:rFonts w:hint="eastAsia"/>
                <w:kern w:val="2"/>
                <w:lang w:val="en-US" w:eastAsia="ja-JP" w:bidi="ar-SA"/>
              </w:rPr>
              <w:t>管理者</w:t>
            </w:r>
          </w:p>
        </w:tc>
      </w:tr>
      <w:tr>
        <w:trPr>
          <w:trHeight w:val="227" w:hRule="atLeast"/>
        </w:trPr>
        <w:tc>
          <w:tcPr>
            <w:tcW w:w="421" w:type="dxa"/>
            <w:tcBorders/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7</w:t>
            </w:r>
          </w:p>
        </w:tc>
        <w:tc>
          <w:tcPr>
            <w:tcW w:w="1650" w:type="dxa"/>
            <w:tcBorders/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タイムセール</w:t>
            </w:r>
          </w:p>
        </w:tc>
        <w:tc>
          <w:tcPr>
            <w:tcW w:w="334" w:type="dxa"/>
            <w:tcBorders/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1</w:t>
            </w:r>
          </w:p>
        </w:tc>
        <w:tc>
          <w:tcPr>
            <w:tcW w:w="2105" w:type="dxa"/>
            <w:tcBorders/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セール表示</w:t>
            </w:r>
          </w:p>
        </w:tc>
        <w:tc>
          <w:tcPr>
            <w:tcW w:w="1441" w:type="dxa"/>
            <w:tcBorders/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○</w:t>
            </w:r>
          </w:p>
        </w:tc>
        <w:tc>
          <w:tcPr>
            <w:tcW w:w="1278" w:type="dxa"/>
            <w:tcBorders/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〇</w:t>
            </w:r>
          </w:p>
        </w:tc>
        <w:tc>
          <w:tcPr>
            <w:tcW w:w="1266" w:type="dxa"/>
            <w:tcBorders/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〇</w:t>
            </w:r>
          </w:p>
        </w:tc>
        <w:tc>
          <w:tcPr>
            <w:tcW w:w="1278" w:type="dxa"/>
            <w:tcBorders/>
          </w:tcPr>
          <w:p>
            <w:pPr>
              <w:pStyle w:val="Style30"/>
              <w:suppressAutoHyphens w:val="true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〇</w:t>
            </w:r>
          </w:p>
        </w:tc>
      </w:tr>
    </w:tbl>
    <w:p>
      <w:pPr>
        <w:pStyle w:val="Normal"/>
        <w:ind w:firstLineChars="100"/>
        <w:rPr/>
      </w:pPr>
      <w:r>
        <w:rPr/>
      </w:r>
    </w:p>
    <w:p>
      <w:pPr>
        <w:pStyle w:val="Normal"/>
        <w:ind w:firstLineChars="100"/>
        <w:rPr/>
      </w:pPr>
      <w:r>
        <w:rPr/>
        <w:t>(</w:t>
      </w:r>
      <w:r>
        <w:rPr>
          <w:rFonts w:hint="eastAsia"/>
        </w:rPr>
        <w:t>2)</w:t>
      </w:r>
      <w:r>
        <w:rPr/>
        <w:t xml:space="preserve"> </w:t>
      </w:r>
      <w:r>
        <w:rPr>
          <w:rFonts w:hint="eastAsia"/>
        </w:rPr>
        <w:t>追加・変更したフィルタの処理</w:t>
      </w:r>
    </w:p>
    <w:p>
      <w:pPr>
        <w:pStyle w:val="Normal"/>
        <w:ind w:firstLineChars="100"/>
        <w:rPr>
          <w:rFonts w:hint="eastAsia"/>
          <w:color w:val="000000"/>
        </w:rPr>
      </w:pPr>
      <w:r>
        <w:rPr>
          <w:rFonts w:hint="eastAsia"/>
          <w:color w:val="000000"/>
        </w:rPr>
        <w:t>変更点なし</w:t>
      </w:r>
    </w:p>
    <w:p>
      <w:pPr>
        <w:pStyle w:val="Normal"/>
        <w:ind w:firstLineChars="100"/>
        <w:rPr/>
      </w:pPr>
      <w:r>
        <w:rPr/>
      </w:r>
    </w:p>
    <w:p>
      <w:pPr>
        <w:pStyle w:val="Normal"/>
        <w:widowControl/>
        <w:ind w:hangingChars="0" w:hanging="0"/>
        <w:rPr/>
      </w:pPr>
      <w:r>
        <w:rPr/>
      </w:r>
      <w:r>
        <w:br w:type="page"/>
      </w:r>
    </w:p>
    <w:p>
      <w:pPr>
        <w:pStyle w:val="Normal"/>
        <w:spacing w:before="0" w:after="0"/>
        <w:ind w:firstLineChars="100"/>
        <w:rPr/>
      </w:pPr>
      <w:r>
        <w:rPr/>
      </w:r>
    </w:p>
    <w:p>
      <w:pPr>
        <w:pStyle w:val="Heading2"/>
        <w:numPr>
          <w:ilvl w:val="1"/>
          <w:numId w:val="2"/>
        </w:numPr>
        <w:ind w:hanging="0" w:leftChars="100" w:rightChars="100"/>
        <w:rPr/>
      </w:pPr>
      <w:r>
        <w:rPr>
          <w:rFonts w:hint="eastAsia"/>
          <w:color w:val="FF0000"/>
        </w:rPr>
        <w:t>注文登録</w:t>
      </w:r>
      <w:bookmarkStart w:id="14" w:name="_Toc127974801"/>
      <w:r>
        <w:rPr>
          <w:rFonts w:hint="eastAsia"/>
        </w:rPr>
        <w:t>処理の構造</w:t>
      </w:r>
      <w:bookmarkEnd w:id="14"/>
    </w:p>
    <w:p>
      <w:pPr>
        <w:pStyle w:val="Heading3"/>
        <w:spacing w:before="145" w:after="140"/>
        <w:ind w:leftChars="100" w:rightChars="100"/>
        <w:rPr/>
      </w:pPr>
      <w:r>
        <w:rPr/>
        <w:t>(1)</w:t>
      </w:r>
      <w:r>
        <w:rPr/>
        <w:t xml:space="preserve">画面遷移とコントローラクラスの関係 </w:t>
      </w:r>
    </w:p>
    <w:p>
      <w:pPr>
        <w:pStyle w:val="-9pt1"/>
        <w:rPr/>
      </w:pPr>
      <w:r>
        <w:rPr/>
        <w:tab/>
      </w:r>
      <w:r>
        <w:rPr/>
        <w:t>変更点なし</w:t>
      </w:r>
    </w:p>
    <w:p>
      <w:pPr>
        <w:pStyle w:val="Heading3"/>
        <w:spacing w:before="145" w:after="140"/>
        <w:ind w:leftChars="100" w:rightChars="100"/>
        <w:rPr/>
      </w:pPr>
      <w:r>
        <w:rPr/>
        <w:t>(2</w:t>
      </w:r>
      <w:r>
        <w:rPr>
          <w:rFonts w:hint="eastAsia"/>
        </w:rPr>
        <w:t>)</w:t>
      </w:r>
      <w:r>
        <w:rPr>
          <w:rFonts w:hint="eastAsia"/>
        </w:rPr>
        <w:t>コントローラクラス処理概要</w:t>
      </w:r>
    </w:p>
    <w:p>
      <w:pPr>
        <w:pStyle w:val="-9pt1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変更・追加点を</w:t>
      </w:r>
      <w:r>
        <w:rPr>
          <w:rFonts w:hint="eastAsia"/>
          <w:color w:val="FF4000"/>
        </w:rPr>
        <w:t>赤字</w:t>
      </w:r>
      <w:r>
        <w:rPr>
          <w:rFonts w:hint="eastAsia"/>
        </w:rPr>
        <w:t>で示す。</w:t>
      </w:r>
    </w:p>
    <w:p>
      <w:pPr>
        <w:pStyle w:val="-9pt1"/>
        <w:rPr>
          <w:ins w:id="1" w:author="不明な作成者" w:date="2026-06-08T09:22:52Z"/>
          <w:rFonts w:hint="eastAsia"/>
        </w:rPr>
      </w:pPr>
      <w:ins w:id="0" w:author="不明な作成者" w:date="2026-06-08T09:22:52Z">
        <w:r>
          <w:rPr>
            <w:rFonts w:hint="eastAsia"/>
          </w:rPr>
        </w:r>
      </w:ins>
    </w:p>
    <w:p>
      <w:pPr>
        <w:pStyle w:val="Heading4"/>
        <w:ind w:firstLineChars="100" w:leftChars="100" w:rightChars="100"/>
        <w:rPr/>
      </w:pPr>
      <w:r>
        <w:rPr/>
        <w:t>ClientOrderRegistController</w:t>
      </w:r>
      <w:r>
        <w:rPr>
          <w:rFonts w:hint="eastAsia"/>
        </w:rPr>
        <w:t>処理</w:t>
      </w:r>
    </w:p>
    <w:tbl>
      <w:tblPr>
        <w:tblStyle w:val="aff8"/>
        <w:tblW w:w="845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0" w:lastColumn="0" w:noHBand="1" w:val="0620"/>
      </w:tblPr>
      <w:tblGrid>
        <w:gridCol w:w="1024"/>
        <w:gridCol w:w="743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24" w:type="dxa"/>
            <w:tcBorders/>
            <w:shd w:color="auto" w:fill="4F81BD" w:themeFill="accent1" w:val="clear"/>
          </w:tcPr>
          <w:p>
            <w:pPr>
              <w:pStyle w:val="Style31"/>
              <w:spacing w:before="0" w:after="0"/>
              <w:jc w:val="left"/>
              <w:rPr>
                <w:i w:val="false"/>
                <w:kern w:val="2"/>
                <w:lang w:val="en-US" w:eastAsia="ja-JP" w:bidi="ar-SA"/>
              </w:rPr>
            </w:pPr>
            <w:r>
              <w:rPr>
                <w:rFonts w:hint="eastAsia"/>
                <w:i w:val="false"/>
                <w:kern w:val="2"/>
                <w:lang w:val="en-US" w:eastAsia="ja-JP" w:bidi="ar-SA"/>
              </w:rPr>
              <w:t>処理</w:t>
            </w:r>
          </w:p>
        </w:tc>
        <w:tc>
          <w:tcPr>
            <w:tcW w:w="7433" w:type="dxa"/>
            <w:tcBorders/>
            <w:shd w:color="auto" w:fill="4F81BD" w:themeFill="accent1" w:val="clear"/>
          </w:tcPr>
          <w:p>
            <w:pPr>
              <w:pStyle w:val="Style31"/>
              <w:spacing w:before="0" w:after="0"/>
              <w:jc w:val="left"/>
              <w:rPr>
                <w:i w:val="false"/>
                <w:kern w:val="2"/>
                <w:lang w:val="en-US" w:eastAsia="ja-JP" w:bidi="ar-SA"/>
              </w:rPr>
            </w:pPr>
            <w:r>
              <w:rPr>
                <w:rFonts w:hint="eastAsia"/>
                <w:i w:val="false"/>
                <w:kern w:val="2"/>
                <w:lang w:val="en-US" w:eastAsia="ja-JP" w:bidi="ar-SA"/>
              </w:rPr>
              <w:t>マッピング</w:t>
            </w:r>
            <w:r>
              <w:rPr>
                <w:i w:val="false"/>
                <w:kern w:val="2"/>
                <w:lang w:val="en-US" w:eastAsia="ja-JP" w:bidi="ar-SA"/>
              </w:rPr>
              <w:t xml:space="preserve">, </w:t>
            </w:r>
            <w:r>
              <w:rPr>
                <w:rFonts w:hint="eastAsia"/>
                <w:i w:val="false"/>
                <w:kern w:val="2"/>
                <w:lang w:val="en-US" w:eastAsia="ja-JP" w:bidi="ar-SA"/>
              </w:rPr>
              <w:t>処理内容</w:t>
            </w:r>
          </w:p>
        </w:tc>
      </w:tr>
      <w:tr>
        <w:trPr/>
        <w:tc>
          <w:tcPr>
            <w:tcW w:w="1024" w:type="dxa"/>
            <w:tcBorders/>
          </w:tcPr>
          <w:p>
            <w:pPr>
              <w:pStyle w:val="Style30"/>
              <w:spacing w:before="0" w:after="0"/>
              <w:jc w:val="left"/>
              <w:rPr>
                <w:b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処理</w:t>
            </w:r>
            <w:r>
              <w:rPr>
                <w:rFonts w:hint="eastAsia"/>
                <w:kern w:val="2"/>
                <w:lang w:val="en-US" w:eastAsia="ja-JP" w:bidi="ar-SA"/>
              </w:rPr>
              <w:t>1</w:t>
            </w:r>
          </w:p>
        </w:tc>
        <w:tc>
          <w:tcPr>
            <w:tcW w:w="7433" w:type="dxa"/>
            <w:tcBorders/>
          </w:tcPr>
          <w:p>
            <w:pPr>
              <w:pStyle w:val="Style30"/>
              <w:spacing w:before="0" w:after="0"/>
              <w:jc w:val="left"/>
              <w:rPr>
                <w:b/>
                <w:bCs w:val="false"/>
              </w:rPr>
            </w:pPr>
            <w:r>
              <w:rPr>
                <w:b/>
                <w:bCs w:val="false"/>
                <w:kern w:val="2"/>
                <w:lang w:val="en-US" w:eastAsia="ja-JP" w:bidi="ar-SA"/>
              </w:rPr>
              <w:t>(</w:t>
            </w:r>
            <w:r>
              <w:rPr>
                <w:rFonts w:hint="eastAsia"/>
                <w:b/>
                <w:bCs w:val="false"/>
                <w:kern w:val="2"/>
                <w:lang w:val="en-US" w:eastAsia="ja-JP" w:bidi="ar-SA"/>
              </w:rPr>
              <w:t>ご注文のお手続きボタン 押下時処理</w:t>
            </w:r>
            <w:r>
              <w:rPr>
                <w:rFonts w:hint="eastAsia"/>
                <w:b/>
                <w:bCs w:val="false"/>
                <w:kern w:val="2"/>
                <w:lang w:val="en-US" w:eastAsia="ja-JP" w:bidi="ar-SA"/>
              </w:rPr>
              <w:t>)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kern w:val="2"/>
                <w:lang w:val="en-US" w:eastAsia="ja-JP" w:bidi="ar-SA"/>
              </w:rPr>
              <w:t>path = "/client/order/address/input", method = RequestMethod.POST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kern w:val="2"/>
                <w:lang w:val="en-US" w:eastAsia="ja-JP" w:bidi="ar-SA"/>
              </w:rPr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・注文入力フォーム情報初期化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 xml:space="preserve"> </w:t>
            </w:r>
            <w:r>
              <w:rPr>
                <w:kern w:val="2"/>
                <w:lang w:val="en-US" w:eastAsia="ja-JP" w:bidi="ar-SA"/>
              </w:rPr>
              <w:t xml:space="preserve">  </w:t>
            </w:r>
            <w:r>
              <w:rPr>
                <w:kern w:val="2"/>
                <w:lang w:val="en-US" w:eastAsia="ja-JP" w:bidi="ar-SA"/>
              </w:rPr>
              <w:t xml:space="preserve">- </w:t>
            </w:r>
            <w:r>
              <w:rPr>
                <w:rFonts w:hint="eastAsia"/>
                <w:kern w:val="2"/>
                <w:lang w:val="en-US" w:eastAsia="ja-JP" w:bidi="ar-SA"/>
              </w:rPr>
              <w:t>注文入力フォーム情報を作成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 xml:space="preserve">　 </w:t>
            </w:r>
            <w:r>
              <w:rPr>
                <w:rFonts w:hint="eastAsia"/>
                <w:kern w:val="2"/>
                <w:lang w:val="en-US" w:eastAsia="ja-JP" w:bidi="ar-SA"/>
              </w:rPr>
              <w:t>-</w:t>
            </w:r>
            <w:r>
              <w:rPr>
                <w:kern w:val="2"/>
                <w:lang w:val="en-US" w:eastAsia="ja-JP" w:bidi="ar-SA"/>
              </w:rPr>
              <w:t xml:space="preserve"> </w:t>
            </w:r>
            <w:r>
              <w:rPr>
                <w:rFonts w:hint="eastAsia"/>
                <w:kern w:val="2"/>
                <w:lang w:val="en-US" w:eastAsia="ja-JP" w:bidi="ar-SA"/>
              </w:rPr>
              <w:t>セッションスコープからログイン会員情報を取得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 xml:space="preserve">　 </w:t>
            </w:r>
            <w:r>
              <w:rPr>
                <w:kern w:val="2"/>
                <w:lang w:val="en-US" w:eastAsia="ja-JP" w:bidi="ar-SA"/>
              </w:rPr>
              <w:t xml:space="preserve">- </w:t>
            </w:r>
            <w:r>
              <w:rPr>
                <w:rFonts w:hint="eastAsia"/>
                <w:kern w:val="2"/>
                <w:lang w:val="en-US" w:eastAsia="ja-JP" w:bidi="ar-SA"/>
              </w:rPr>
              <w:t>取得したログイン会員情報のユーザ</w:t>
            </w:r>
            <w:r>
              <w:rPr>
                <w:rFonts w:hint="eastAsia"/>
                <w:kern w:val="2"/>
                <w:lang w:val="en-US" w:eastAsia="ja-JP" w:bidi="ar-SA"/>
              </w:rPr>
              <w:t>I</w:t>
            </w:r>
            <w:r>
              <w:rPr>
                <w:kern w:val="2"/>
                <w:lang w:val="en-US" w:eastAsia="ja-JP" w:bidi="ar-SA"/>
              </w:rPr>
              <w:t>D</w:t>
            </w:r>
            <w:r>
              <w:rPr>
                <w:rFonts w:hint="eastAsia"/>
                <w:kern w:val="2"/>
                <w:lang w:val="en-US" w:eastAsia="ja-JP" w:bidi="ar-SA"/>
              </w:rPr>
              <w:t>を条件に</w:t>
            </w:r>
            <w:r>
              <w:rPr>
                <w:rFonts w:hint="eastAsia"/>
                <w:kern w:val="2"/>
                <w:lang w:val="en-US" w:eastAsia="ja-JP" w:bidi="ar-SA"/>
              </w:rPr>
              <w:t>D</w:t>
            </w:r>
            <w:r>
              <w:rPr>
                <w:kern w:val="2"/>
                <w:lang w:val="en-US" w:eastAsia="ja-JP" w:bidi="ar-SA"/>
              </w:rPr>
              <w:t>B</w:t>
            </w:r>
            <w:r>
              <w:rPr>
                <w:rFonts w:hint="eastAsia"/>
                <w:kern w:val="2"/>
                <w:lang w:val="en-US" w:eastAsia="ja-JP" w:bidi="ar-SA"/>
              </w:rPr>
              <w:t>からユーザ情報を取得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 xml:space="preserve">　 </w:t>
            </w:r>
            <w:r>
              <w:rPr>
                <w:kern w:val="2"/>
                <w:lang w:val="en-US" w:eastAsia="ja-JP" w:bidi="ar-SA"/>
              </w:rPr>
              <w:t xml:space="preserve">- </w:t>
            </w:r>
            <w:r>
              <w:rPr>
                <w:rFonts w:hint="eastAsia"/>
                <w:kern w:val="2"/>
                <w:lang w:val="en-US" w:eastAsia="ja-JP" w:bidi="ar-SA"/>
              </w:rPr>
              <w:t>取得したユーザ情報を注文入力フォーム情報に設定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 xml:space="preserve">　 </w:t>
            </w:r>
            <w:r>
              <w:rPr>
                <w:kern w:val="2"/>
                <w:lang w:val="en-US" w:eastAsia="ja-JP" w:bidi="ar-SA"/>
              </w:rPr>
              <w:t xml:space="preserve">- </w:t>
            </w:r>
            <w:r>
              <w:rPr>
                <w:rFonts w:hint="eastAsia"/>
                <w:kern w:val="2"/>
                <w:lang w:val="en-US" w:eastAsia="ja-JP" w:bidi="ar-SA"/>
              </w:rPr>
              <w:t>注文入力フォーム情報の支払方法に初期値としてクレジットカードを設定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・注文入力フォーム情報をセッションスコープに保存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・届け先入力画面表示処理へリダイレクト</w:t>
            </w:r>
          </w:p>
          <w:p>
            <w:pPr>
              <w:pStyle w:val="Style30"/>
              <w:spacing w:before="0" w:after="0"/>
              <w:ind w:firstLineChars="15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-</w:t>
            </w:r>
            <w:r>
              <w:rPr>
                <w:kern w:val="2"/>
                <w:lang w:val="en-US" w:eastAsia="ja-JP" w:bidi="ar-SA"/>
              </w:rPr>
              <w:t xml:space="preserve"> </w:t>
            </w:r>
            <w:r>
              <w:rPr>
                <w:rFonts w:hint="eastAsia"/>
                <w:kern w:val="2"/>
                <w:lang w:val="en-US" w:eastAsia="ja-JP" w:bidi="ar-SA"/>
              </w:rPr>
              <w:t>リダイレクト</w:t>
            </w:r>
            <w:r>
              <w:rPr>
                <w:kern w:val="2"/>
                <w:lang w:val="en-US" w:eastAsia="ja-JP" w:bidi="ar-SA"/>
              </w:rPr>
              <w:t>: " /client/order/address/input "</w:t>
            </w:r>
          </w:p>
        </w:tc>
      </w:tr>
      <w:tr>
        <w:trPr/>
        <w:tc>
          <w:tcPr>
            <w:tcW w:w="1024" w:type="dxa"/>
            <w:tcBorders/>
          </w:tcPr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処理</w:t>
            </w:r>
            <w:r>
              <w:rPr>
                <w:rFonts w:hint="eastAsia"/>
                <w:kern w:val="2"/>
                <w:lang w:val="en-US" w:eastAsia="ja-JP" w:bidi="ar-SA"/>
              </w:rPr>
              <w:t>2</w:t>
            </w:r>
          </w:p>
        </w:tc>
        <w:tc>
          <w:tcPr>
            <w:tcW w:w="7433" w:type="dxa"/>
            <w:tcBorders/>
          </w:tcPr>
          <w:p>
            <w:pPr>
              <w:pStyle w:val="Style30"/>
              <w:spacing w:before="0" w:after="0"/>
              <w:jc w:val="left"/>
              <w:rPr>
                <w:b/>
                <w:bCs w:val="false"/>
              </w:rPr>
            </w:pPr>
            <w:r>
              <w:rPr>
                <w:rFonts w:hint="eastAsia"/>
                <w:b/>
                <w:bCs w:val="false"/>
                <w:kern w:val="2"/>
                <w:lang w:val="en-US" w:eastAsia="ja-JP" w:bidi="ar-SA"/>
              </w:rPr>
              <w:t>(</w:t>
            </w:r>
            <w:r>
              <w:rPr>
                <w:rFonts w:hint="eastAsia"/>
                <w:b/>
                <w:bCs w:val="false"/>
                <w:kern w:val="2"/>
                <w:lang w:val="en-US" w:eastAsia="ja-JP" w:bidi="ar-SA"/>
              </w:rPr>
              <w:t>届け先入力画面表示処理</w:t>
            </w:r>
            <w:r>
              <w:rPr>
                <w:rFonts w:hint="eastAsia"/>
                <w:b/>
                <w:bCs w:val="false"/>
                <w:kern w:val="2"/>
                <w:lang w:val="en-US" w:eastAsia="ja-JP" w:bidi="ar-SA"/>
              </w:rPr>
              <w:t>)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kern w:val="2"/>
                <w:lang w:val="en-US" w:eastAsia="ja-JP" w:bidi="ar-SA"/>
              </w:rPr>
              <w:t>path = "/client/order/address/input", method = RequestMethod.GET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kern w:val="2"/>
                <w:lang w:val="en-US" w:eastAsia="ja-JP" w:bidi="ar-SA"/>
              </w:rPr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・セッションスコープから注文入力フォーム情報を取得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・注文入力フォーム情報をリクエストスコープに設定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・セッションスコープに入力エラー情報がある場合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　</w:t>
            </w:r>
            <w:r>
              <w:rPr>
                <w:rFonts w:hint="eastAsia"/>
                <w:kern w:val="2"/>
                <w:lang w:val="en-US" w:eastAsia="ja-JP" w:bidi="ar-SA"/>
              </w:rPr>
              <w:t xml:space="preserve">- </w:t>
            </w:r>
            <w:r>
              <w:rPr>
                <w:rFonts w:hint="eastAsia"/>
                <w:kern w:val="2"/>
                <w:lang w:val="en-US" w:eastAsia="ja-JP" w:bidi="ar-SA"/>
              </w:rPr>
              <w:t>取得したエラー情報をリクエストスコープに設定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　</w:t>
            </w:r>
            <w:r>
              <w:rPr>
                <w:rFonts w:hint="eastAsia"/>
                <w:kern w:val="2"/>
                <w:lang w:val="en-US" w:eastAsia="ja-JP" w:bidi="ar-SA"/>
              </w:rPr>
              <w:t xml:space="preserve">- </w:t>
            </w:r>
            <w:r>
              <w:rPr>
                <w:rFonts w:hint="eastAsia"/>
                <w:kern w:val="2"/>
                <w:lang w:val="en-US" w:eastAsia="ja-JP" w:bidi="ar-SA"/>
              </w:rPr>
              <w:t>セッションスコープから、エラー情報を削除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・登録画面表示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　</w:t>
            </w:r>
            <w:r>
              <w:rPr>
                <w:rFonts w:hint="eastAsia"/>
                <w:kern w:val="2"/>
                <w:lang w:val="en-US" w:eastAsia="ja-JP" w:bidi="ar-SA"/>
              </w:rPr>
              <w:t>-</w:t>
            </w:r>
            <w:r>
              <w:rPr>
                <w:kern w:val="2"/>
                <w:lang w:val="en-US" w:eastAsia="ja-JP" w:bidi="ar-SA"/>
              </w:rPr>
              <w:t xml:space="preserve"> </w:t>
            </w:r>
            <w:r>
              <w:rPr>
                <w:rFonts w:hint="eastAsia"/>
                <w:kern w:val="2"/>
                <w:lang w:val="en-US" w:eastAsia="ja-JP" w:bidi="ar-SA"/>
              </w:rPr>
              <w:t>フォワード</w:t>
            </w:r>
            <w:r>
              <w:rPr>
                <w:kern w:val="2"/>
                <w:lang w:val="en-US" w:eastAsia="ja-JP" w:bidi="ar-SA"/>
              </w:rPr>
              <w:t>: "client/order/address_input</w:t>
            </w:r>
          </w:p>
        </w:tc>
      </w:tr>
      <w:tr>
        <w:trPr>
          <w:trHeight w:val="3182" w:hRule="atLeast"/>
        </w:trPr>
        <w:tc>
          <w:tcPr>
            <w:tcW w:w="1024" w:type="dxa"/>
            <w:tcBorders/>
          </w:tcPr>
          <w:p>
            <w:pPr>
              <w:pStyle w:val="Style30"/>
              <w:spacing w:before="0" w:after="0"/>
              <w:jc w:val="left"/>
              <w:rPr>
                <w:b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処理</w:t>
            </w:r>
            <w:r>
              <w:rPr>
                <w:rFonts w:hint="eastAsia"/>
                <w:kern w:val="2"/>
                <w:lang w:val="en-US" w:eastAsia="ja-JP" w:bidi="ar-SA"/>
              </w:rPr>
              <w:t>3</w:t>
            </w:r>
          </w:p>
        </w:tc>
        <w:tc>
          <w:tcPr>
            <w:tcW w:w="7433" w:type="dxa"/>
            <w:tcBorders/>
          </w:tcPr>
          <w:p>
            <w:pPr>
              <w:pStyle w:val="Style30"/>
              <w:spacing w:before="0" w:after="0"/>
              <w:jc w:val="left"/>
              <w:rPr>
                <w:b/>
                <w:bCs w:val="false"/>
              </w:rPr>
            </w:pPr>
            <w:r>
              <w:rPr>
                <w:b/>
                <w:bCs w:val="false"/>
                <w:kern w:val="2"/>
                <w:lang w:val="en-US" w:eastAsia="ja-JP" w:bidi="ar-SA"/>
              </w:rPr>
              <w:t>(</w:t>
            </w:r>
            <w:r>
              <w:rPr>
                <w:rFonts w:hint="eastAsia"/>
                <w:b/>
                <w:bCs w:val="false"/>
                <w:kern w:val="2"/>
                <w:lang w:val="en-US" w:eastAsia="ja-JP" w:bidi="ar-SA"/>
              </w:rPr>
              <w:t>届け先入力画面 次へボタン 押下時処理</w:t>
            </w:r>
            <w:r>
              <w:rPr>
                <w:rFonts w:hint="eastAsia"/>
                <w:b/>
                <w:bCs w:val="false"/>
                <w:kern w:val="2"/>
                <w:lang w:val="en-US" w:eastAsia="ja-JP" w:bidi="ar-SA"/>
              </w:rPr>
              <w:t>)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kern w:val="2"/>
                <w:lang w:val="en-US" w:eastAsia="ja-JP" w:bidi="ar-SA"/>
              </w:rPr>
              <w:t>path = "/client/order/payment/input", method = RequestMethod.POST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kern w:val="2"/>
                <w:lang w:val="en-US" w:eastAsia="ja-JP" w:bidi="ar-SA"/>
              </w:rPr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・セッションスコープから注文入力フォーム情報を取得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</w:t>
            </w:r>
            <w:r>
              <w:rPr>
                <w:rFonts w:hint="eastAsia"/>
                <w:kern w:val="2"/>
                <w:lang w:val="en-US" w:eastAsia="ja-JP" w:bidi="ar-SA"/>
              </w:rPr>
              <w:t>BindingResult</w:t>
            </w:r>
            <w:r>
              <w:rPr>
                <w:rFonts w:hint="eastAsia"/>
                <w:kern w:val="2"/>
                <w:lang w:val="en-US" w:eastAsia="ja-JP" w:bidi="ar-SA"/>
              </w:rPr>
              <w:t>オブジェクトに入力エラー情報がある場合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　</w:t>
            </w:r>
            <w:r>
              <w:rPr>
                <w:rFonts w:hint="eastAsia"/>
                <w:kern w:val="2"/>
                <w:lang w:val="en-US" w:eastAsia="ja-JP" w:bidi="ar-SA"/>
              </w:rPr>
              <w:t>-</w:t>
            </w:r>
            <w:r>
              <w:rPr>
                <w:kern w:val="2"/>
                <w:lang w:val="en-US" w:eastAsia="ja-JP" w:bidi="ar-SA"/>
              </w:rPr>
              <w:t xml:space="preserve"> </w:t>
            </w:r>
            <w:r>
              <w:rPr>
                <w:rFonts w:hint="eastAsia"/>
                <w:kern w:val="2"/>
                <w:lang w:val="en-US" w:eastAsia="ja-JP" w:bidi="ar-SA"/>
              </w:rPr>
              <w:t>入力エラー情報をセッションスコープに設定</w:t>
            </w:r>
          </w:p>
          <w:p>
            <w:pPr>
              <w:pStyle w:val="Style30"/>
              <w:spacing w:before="0" w:after="0"/>
              <w:ind w:firstLineChars="10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-</w:t>
            </w:r>
            <w:r>
              <w:rPr>
                <w:kern w:val="2"/>
                <w:lang w:val="en-US" w:eastAsia="ja-JP" w:bidi="ar-SA"/>
              </w:rPr>
              <w:t xml:space="preserve"> </w:t>
            </w:r>
            <w:r>
              <w:rPr>
                <w:rFonts w:hint="eastAsia"/>
                <w:kern w:val="2"/>
                <w:lang w:val="en-US" w:eastAsia="ja-JP" w:bidi="ar-SA"/>
              </w:rPr>
              <w:t>届け先入力画面表示処理にリダイレクト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　　リダイレクト</w:t>
            </w:r>
            <w:r>
              <w:rPr>
                <w:kern w:val="2"/>
                <w:lang w:val="en-US" w:eastAsia="ja-JP" w:bidi="ar-SA"/>
              </w:rPr>
              <w:t xml:space="preserve"> </w:t>
            </w:r>
            <w:r>
              <w:rPr>
                <w:kern w:val="2"/>
                <w:lang w:val="en-US" w:eastAsia="ja-JP" w:bidi="ar-SA"/>
              </w:rPr>
              <w:t>: “/client/order/address/input”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・入力エラーがない場合</w:t>
            </w:r>
          </w:p>
          <w:p>
            <w:pPr>
              <w:pStyle w:val="Style30"/>
              <w:spacing w:before="0" w:after="0"/>
              <w:ind w:firstLineChars="10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-</w:t>
            </w:r>
            <w:r>
              <w:rPr>
                <w:kern w:val="2"/>
                <w:lang w:val="en-US" w:eastAsia="ja-JP" w:bidi="ar-SA"/>
              </w:rPr>
              <w:t xml:space="preserve"> </w:t>
            </w:r>
            <w:r>
              <w:rPr>
                <w:rFonts w:hint="eastAsia"/>
                <w:kern w:val="2"/>
                <w:lang w:val="en-US" w:eastAsia="ja-JP" w:bidi="ar-SA"/>
              </w:rPr>
              <w:t>支払方法選択画面表示処理にリダイレクト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　　リダイレクト</w:t>
            </w:r>
            <w:r>
              <w:rPr>
                <w:kern w:val="2"/>
                <w:lang w:val="en-US" w:eastAsia="ja-JP" w:bidi="ar-SA"/>
              </w:rPr>
              <w:t xml:space="preserve"> </w:t>
            </w:r>
            <w:r>
              <w:rPr>
                <w:kern w:val="2"/>
                <w:lang w:val="en-US" w:eastAsia="ja-JP" w:bidi="ar-SA"/>
              </w:rPr>
              <w:t>: “/client/order/payment/input”</w:t>
            </w:r>
          </w:p>
        </w:tc>
      </w:tr>
    </w:tbl>
    <w:p>
      <w:pPr>
        <w:pStyle w:val="Normal"/>
        <w:ind w:firstLineChars="100" w:left="765"/>
        <w:rPr/>
      </w:pPr>
      <w:r>
        <w:rPr/>
      </w:r>
    </w:p>
    <w:tbl>
      <w:tblPr>
        <w:tblStyle w:val="aff8"/>
        <w:tblW w:w="864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0" w:lastColumn="0" w:noHBand="1" w:val="0620"/>
      </w:tblPr>
      <w:tblGrid>
        <w:gridCol w:w="1133"/>
        <w:gridCol w:w="7516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33" w:type="dxa"/>
            <w:tcBorders/>
            <w:shd w:color="auto" w:fill="4F81BD" w:themeFill="accent1" w:val="clear"/>
          </w:tcPr>
          <w:p>
            <w:pPr>
              <w:pStyle w:val="Style31"/>
              <w:spacing w:before="0" w:after="0"/>
              <w:jc w:val="left"/>
              <w:rPr>
                <w:i w:val="false"/>
                <w:kern w:val="2"/>
                <w:lang w:val="en-US" w:eastAsia="ja-JP" w:bidi="ar-SA"/>
              </w:rPr>
            </w:pPr>
            <w:r>
              <w:rPr>
                <w:rFonts w:hint="eastAsia"/>
                <w:i w:val="false"/>
                <w:kern w:val="2"/>
                <w:lang w:val="en-US" w:eastAsia="ja-JP" w:bidi="ar-SA"/>
              </w:rPr>
              <w:t>処理</w:t>
            </w:r>
          </w:p>
        </w:tc>
        <w:tc>
          <w:tcPr>
            <w:tcW w:w="7516" w:type="dxa"/>
            <w:tcBorders/>
            <w:shd w:color="auto" w:fill="4F81BD" w:themeFill="accent1" w:val="clear"/>
          </w:tcPr>
          <w:p>
            <w:pPr>
              <w:pStyle w:val="Style31"/>
              <w:spacing w:before="0" w:after="0"/>
              <w:jc w:val="left"/>
              <w:rPr>
                <w:i w:val="false"/>
                <w:kern w:val="2"/>
                <w:lang w:val="en-US" w:eastAsia="ja-JP" w:bidi="ar-SA"/>
              </w:rPr>
            </w:pPr>
            <w:r>
              <w:rPr>
                <w:rFonts w:hint="eastAsia"/>
                <w:i w:val="false"/>
                <w:kern w:val="2"/>
                <w:lang w:val="en-US" w:eastAsia="ja-JP" w:bidi="ar-SA"/>
              </w:rPr>
              <w:t>マッピング</w:t>
            </w:r>
            <w:r>
              <w:rPr>
                <w:i w:val="false"/>
                <w:kern w:val="2"/>
                <w:lang w:val="en-US" w:eastAsia="ja-JP" w:bidi="ar-SA"/>
              </w:rPr>
              <w:t xml:space="preserve">, </w:t>
            </w:r>
            <w:r>
              <w:rPr>
                <w:rFonts w:hint="eastAsia"/>
                <w:i w:val="false"/>
                <w:kern w:val="2"/>
                <w:lang w:val="en-US" w:eastAsia="ja-JP" w:bidi="ar-SA"/>
              </w:rPr>
              <w:t>処理内容</w:t>
            </w:r>
          </w:p>
        </w:tc>
      </w:tr>
      <w:tr>
        <w:trPr/>
        <w:tc>
          <w:tcPr>
            <w:tcW w:w="1133" w:type="dxa"/>
            <w:tcBorders/>
          </w:tcPr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処理</w:t>
            </w:r>
            <w:r>
              <w:rPr>
                <w:rFonts w:hint="eastAsia"/>
                <w:kern w:val="2"/>
                <w:lang w:val="en-US" w:eastAsia="ja-JP" w:bidi="ar-SA"/>
              </w:rPr>
              <w:t>4</w:t>
            </w:r>
          </w:p>
        </w:tc>
        <w:tc>
          <w:tcPr>
            <w:tcW w:w="7516" w:type="dxa"/>
            <w:tcBorders/>
          </w:tcPr>
          <w:p>
            <w:pPr>
              <w:pStyle w:val="Style30"/>
              <w:spacing w:before="0" w:after="0"/>
              <w:jc w:val="left"/>
              <w:rPr>
                <w:b/>
                <w:bCs w:val="false"/>
              </w:rPr>
            </w:pPr>
            <w:r>
              <w:rPr>
                <w:b/>
                <w:bCs w:val="false"/>
                <w:kern w:val="2"/>
                <w:lang w:val="en-US" w:eastAsia="ja-JP" w:bidi="ar-SA"/>
              </w:rPr>
              <w:t>(</w:t>
            </w:r>
            <w:r>
              <w:rPr>
                <w:rFonts w:hint="eastAsia"/>
                <w:b/>
                <w:bCs w:val="false"/>
                <w:kern w:val="2"/>
                <w:lang w:val="en-US" w:eastAsia="ja-JP" w:bidi="ar-SA"/>
              </w:rPr>
              <w:t>支払方法選択画面表示処理</w:t>
            </w:r>
            <w:r>
              <w:rPr>
                <w:rFonts w:hint="eastAsia"/>
                <w:b/>
                <w:bCs w:val="false"/>
                <w:kern w:val="2"/>
                <w:lang w:val="en-US" w:eastAsia="ja-JP" w:bidi="ar-SA"/>
              </w:rPr>
              <w:t>)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kern w:val="2"/>
                <w:lang w:val="en-US" w:eastAsia="ja-JP" w:bidi="ar-SA"/>
              </w:rPr>
              <w:t>path = "/client/order/payment/input", method = RequestMethod.GET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kern w:val="2"/>
                <w:lang w:val="en-US" w:eastAsia="ja-JP" w:bidi="ar-SA"/>
              </w:rPr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・セッションスコープから注文入力フォーム情報を取得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・注文フォーム情報をリクエストスコープに設定</w:t>
            </w:r>
          </w:p>
          <w:p>
            <w:pPr>
              <w:pStyle w:val="Style30"/>
              <w:spacing w:before="0" w:after="0"/>
              <w:jc w:val="left"/>
              <w:rPr>
                <w:rFonts w:hint="eastAsia"/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・支払方法選択画面表示</w:t>
            </w:r>
          </w:p>
          <w:p>
            <w:pPr>
              <w:pStyle w:val="Style30"/>
              <w:spacing w:before="0" w:after="0"/>
              <w:jc w:val="left"/>
              <w:rPr>
                <w:color w:val="FF4000"/>
              </w:rPr>
            </w:pPr>
            <w:r>
              <w:rPr>
                <w:rFonts w:hint="eastAsia"/>
                <w:color w:val="FF4000"/>
                <w:kern w:val="2"/>
                <w:lang w:val="en-US" w:eastAsia="ja-JP" w:bidi="ar-SA"/>
              </w:rPr>
              <w:t>・タイムセール時以外</w:t>
            </w:r>
            <w:r>
              <w:rPr>
                <w:rFonts w:hint="eastAsia"/>
                <w:color w:val="FF4000"/>
                <w:kern w:val="2"/>
                <w:lang w:val="en-US" w:eastAsia="ja-JP" w:bidi="ar-SA"/>
              </w:rPr>
              <w:t>10</w:t>
            </w:r>
            <w:r>
              <w:rPr>
                <w:rFonts w:hint="eastAsia"/>
                <w:color w:val="FF4000"/>
                <w:kern w:val="2"/>
                <w:lang w:val="en-US" w:eastAsia="ja-JP" w:bidi="ar-SA"/>
              </w:rPr>
              <w:t>％オフクーポンの選択肢を表示</w:t>
            </w:r>
          </w:p>
          <w:p>
            <w:pPr>
              <w:pStyle w:val="Style30"/>
              <w:spacing w:before="0" w:after="0"/>
              <w:jc w:val="left"/>
              <w:rPr>
                <w:color w:val="FF4000"/>
              </w:rPr>
            </w:pPr>
            <w:r>
              <w:rPr>
                <w:rFonts w:hint="eastAsia"/>
                <w:color w:val="FF4000"/>
                <w:kern w:val="2"/>
                <w:lang w:val="en-US" w:eastAsia="ja-JP" w:bidi="ar-SA"/>
              </w:rPr>
              <w:t>・タイムセール期間中の場合、クーポンは利用不可</w:t>
            </w:r>
          </w:p>
          <w:p>
            <w:pPr>
              <w:pStyle w:val="Style30"/>
              <w:spacing w:before="0" w:after="0"/>
              <w:jc w:val="left"/>
              <w:rPr>
                <w:b/>
                <w:bCs w:val="false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　フォワード</w:t>
            </w:r>
            <w:r>
              <w:rPr>
                <w:kern w:val="2"/>
                <w:lang w:val="en-US" w:eastAsia="ja-JP" w:bidi="ar-SA"/>
              </w:rPr>
              <w:t xml:space="preserve"> </w:t>
            </w:r>
            <w:r>
              <w:rPr>
                <w:kern w:val="2"/>
                <w:lang w:val="en-US" w:eastAsia="ja-JP" w:bidi="ar-SA"/>
              </w:rPr>
              <w:t>: “client/order/payment_input”</w:t>
            </w:r>
          </w:p>
        </w:tc>
      </w:tr>
      <w:tr>
        <w:trPr/>
        <w:tc>
          <w:tcPr>
            <w:tcW w:w="1133" w:type="dxa"/>
            <w:tcBorders/>
          </w:tcPr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処理</w:t>
            </w:r>
            <w:r>
              <w:rPr>
                <w:rFonts w:hint="eastAsia"/>
                <w:kern w:val="2"/>
                <w:lang w:val="en-US" w:eastAsia="ja-JP" w:bidi="ar-SA"/>
              </w:rPr>
              <w:t>5</w:t>
            </w:r>
          </w:p>
        </w:tc>
        <w:tc>
          <w:tcPr>
            <w:tcW w:w="7516" w:type="dxa"/>
            <w:tcBorders/>
          </w:tcPr>
          <w:p>
            <w:pPr>
              <w:pStyle w:val="Style30"/>
              <w:spacing w:before="0" w:after="0"/>
              <w:jc w:val="left"/>
              <w:rPr>
                <w:b/>
                <w:bCs w:val="false"/>
              </w:rPr>
            </w:pPr>
            <w:r>
              <w:rPr>
                <w:b/>
                <w:bCs w:val="false"/>
                <w:kern w:val="2"/>
                <w:lang w:val="en-US" w:eastAsia="ja-JP" w:bidi="ar-SA"/>
              </w:rPr>
              <w:t>(</w:t>
            </w:r>
            <w:r>
              <w:rPr>
                <w:rFonts w:hint="eastAsia"/>
                <w:b/>
                <w:bCs w:val="false"/>
                <w:kern w:val="2"/>
                <w:lang w:val="en-US" w:eastAsia="ja-JP" w:bidi="ar-SA"/>
              </w:rPr>
              <w:t>支払方法選択画面 次へボタン 押下時処理</w:t>
            </w:r>
            <w:r>
              <w:rPr>
                <w:rFonts w:hint="eastAsia"/>
                <w:b/>
                <w:bCs w:val="false"/>
                <w:kern w:val="2"/>
                <w:lang w:val="en-US" w:eastAsia="ja-JP" w:bidi="ar-SA"/>
              </w:rPr>
              <w:t>)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kern w:val="2"/>
                <w:lang w:val="en-US" w:eastAsia="ja-JP" w:bidi="ar-SA"/>
              </w:rPr>
              <w:t>path = "/client/order/check", method = RequestMethod.POST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kern w:val="2"/>
                <w:lang w:val="en-US" w:eastAsia="ja-JP" w:bidi="ar-SA"/>
              </w:rPr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・セッションスコープから注文入力フォーム情報を取得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・画面から入力された支払方法を取得した注文入力フォーム情報に設定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・注文入力フォーム情報をセッションスコープに保存</w:t>
            </w:r>
          </w:p>
          <w:p>
            <w:pPr>
              <w:pStyle w:val="Style30"/>
              <w:spacing w:before="0" w:after="0"/>
              <w:jc w:val="left"/>
              <w:rPr>
                <w:rFonts w:hint="eastAsia"/>
                <w:color w:val="FF4000"/>
                <w:kern w:val="2"/>
                <w:lang w:val="en-US" w:eastAsia="ja-JP" w:bidi="ar-SA"/>
              </w:rPr>
            </w:pPr>
            <w:r>
              <w:rPr>
                <w:rFonts w:hint="eastAsia"/>
                <w:color w:val="FF4000"/>
                <w:kern w:val="2"/>
                <w:lang w:val="en-US" w:eastAsia="ja-JP" w:bidi="ar-SA"/>
              </w:rPr>
              <w:t>・クーポン利用情報を取得した注文入力フォーム情報に設定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・注文確認画面表示処理へリダイレクト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　リダイレクト</w:t>
            </w:r>
            <w:r>
              <w:rPr>
                <w:kern w:val="2"/>
                <w:lang w:val="en-US" w:eastAsia="ja-JP" w:bidi="ar-SA"/>
              </w:rPr>
              <w:t xml:space="preserve"> </w:t>
            </w:r>
            <w:r>
              <w:rPr>
                <w:kern w:val="2"/>
                <w:lang w:val="en-US" w:eastAsia="ja-JP" w:bidi="ar-SA"/>
              </w:rPr>
              <w:t>: “/client/order/check”</w:t>
            </w:r>
          </w:p>
        </w:tc>
      </w:tr>
      <w:tr>
        <w:trPr/>
        <w:tc>
          <w:tcPr>
            <w:tcW w:w="1133" w:type="dxa"/>
            <w:tcBorders/>
          </w:tcPr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処理</w:t>
            </w:r>
            <w:r>
              <w:rPr>
                <w:rFonts w:hint="eastAsia"/>
                <w:kern w:val="2"/>
                <w:lang w:val="en-US" w:eastAsia="ja-JP" w:bidi="ar-SA"/>
              </w:rPr>
              <w:t>6</w:t>
            </w:r>
          </w:p>
        </w:tc>
        <w:tc>
          <w:tcPr>
            <w:tcW w:w="7516" w:type="dxa"/>
            <w:tcBorders/>
          </w:tcPr>
          <w:p>
            <w:pPr>
              <w:pStyle w:val="Style30"/>
              <w:spacing w:before="0" w:after="0"/>
              <w:jc w:val="left"/>
              <w:rPr>
                <w:b/>
                <w:bCs w:val="false"/>
              </w:rPr>
            </w:pPr>
            <w:r>
              <w:rPr>
                <w:rFonts w:hint="eastAsia"/>
                <w:b/>
                <w:bCs w:val="false"/>
                <w:kern w:val="2"/>
                <w:lang w:val="en-US" w:eastAsia="ja-JP" w:bidi="ar-SA"/>
              </w:rPr>
              <w:t>(</w:t>
            </w:r>
            <w:r>
              <w:rPr>
                <w:rFonts w:hint="eastAsia"/>
                <w:b/>
                <w:bCs w:val="false"/>
                <w:kern w:val="2"/>
                <w:lang w:val="en-US" w:eastAsia="ja-JP" w:bidi="ar-SA"/>
              </w:rPr>
              <w:t>注文確認画面表示処理</w:t>
            </w:r>
            <w:r>
              <w:rPr>
                <w:rFonts w:hint="eastAsia"/>
                <w:b/>
                <w:bCs w:val="false"/>
                <w:kern w:val="2"/>
                <w:lang w:val="en-US" w:eastAsia="ja-JP" w:bidi="ar-SA"/>
              </w:rPr>
              <w:t>)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kern w:val="2"/>
                <w:lang w:val="en-US" w:eastAsia="ja-JP" w:bidi="ar-SA"/>
              </w:rPr>
              <w:t>path = “/client/order/check”, method = RequestMethod.GET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kern w:val="2"/>
                <w:lang w:val="en-US" w:eastAsia="ja-JP" w:bidi="ar-SA"/>
              </w:rPr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・セッションスコープから注文情報を取得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・セッションスコープから買い物かご情報を取得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・注文商品の最新情報を</w:t>
            </w:r>
            <w:r>
              <w:rPr>
                <w:rFonts w:hint="eastAsia"/>
                <w:kern w:val="2"/>
                <w:lang w:val="en-US" w:eastAsia="ja-JP" w:bidi="ar-SA"/>
              </w:rPr>
              <w:t>DB</w:t>
            </w:r>
            <w:r>
              <w:rPr>
                <w:rFonts w:hint="eastAsia"/>
                <w:kern w:val="2"/>
                <w:lang w:val="en-US" w:eastAsia="ja-JP" w:bidi="ar-SA"/>
              </w:rPr>
              <w:t>から取得し、商品の在庫チェックを行う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・在庫不足、在庫切れ商品がある場合</w:t>
            </w:r>
          </w:p>
          <w:p>
            <w:pPr>
              <w:pStyle w:val="Style30"/>
              <w:spacing w:before="0" w:after="0"/>
              <w:ind w:firstLineChars="15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-</w:t>
            </w:r>
            <w:r>
              <w:rPr>
                <w:kern w:val="2"/>
                <w:lang w:val="en-US" w:eastAsia="ja-JP" w:bidi="ar-SA"/>
              </w:rPr>
              <w:t xml:space="preserve"> </w:t>
            </w:r>
            <w:r>
              <w:rPr>
                <w:rFonts w:hint="eastAsia"/>
                <w:kern w:val="2"/>
                <w:lang w:val="en-US" w:eastAsia="ja-JP" w:bidi="ar-SA"/>
              </w:rPr>
              <w:t>注文警告メッセージをリクエストスコープに保存</w:t>
            </w:r>
          </w:p>
          <w:p>
            <w:pPr>
              <w:pStyle w:val="Style30"/>
              <w:spacing w:before="0" w:after="0"/>
              <w:ind w:firstLineChars="15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-</w:t>
            </w:r>
            <w:r>
              <w:rPr>
                <w:kern w:val="2"/>
                <w:lang w:val="en-US" w:eastAsia="ja-JP" w:bidi="ar-SA"/>
              </w:rPr>
              <w:t xml:space="preserve"> </w:t>
            </w:r>
            <w:r>
              <w:rPr>
                <w:rFonts w:hint="eastAsia"/>
                <w:kern w:val="2"/>
                <w:lang w:val="en-US" w:eastAsia="ja-JP" w:bidi="ar-SA"/>
              </w:rPr>
              <w:t>在庫数にあわせて、買い物かご情報を更新（注文数、在庫数</w:t>
            </w:r>
            <w:r>
              <w:rPr>
                <w:kern w:val="2"/>
                <w:lang w:val="en-US" w:eastAsia="ja-JP" w:bidi="ar-SA"/>
              </w:rPr>
              <w:t>）</w:t>
            </w:r>
          </w:p>
          <w:p>
            <w:pPr>
              <w:pStyle w:val="Style30"/>
              <w:spacing w:before="0" w:after="0"/>
              <w:ind w:firstLineChars="15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-</w:t>
            </w:r>
            <w:r>
              <w:rPr>
                <w:kern w:val="2"/>
                <w:lang w:val="en-US" w:eastAsia="ja-JP" w:bidi="ar-SA"/>
              </w:rPr>
              <w:t xml:space="preserve"> </w:t>
            </w:r>
            <w:r>
              <w:rPr>
                <w:rFonts w:hint="eastAsia"/>
                <w:kern w:val="2"/>
                <w:lang w:val="en-US" w:eastAsia="ja-JP" w:bidi="ar-SA"/>
              </w:rPr>
              <w:t>在庫切れの商品は、買い物かごから削除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・在庫状況を反映した買い物かご情報をセッションに保存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・買い物かご情報から、商品ごとの金額小計を算出し、注文商品情報リストに保存</w:t>
            </w:r>
          </w:p>
          <w:p>
            <w:pPr>
              <w:pStyle w:val="Style30"/>
              <w:spacing w:before="0" w:after="0"/>
              <w:jc w:val="left"/>
              <w:rPr>
                <w:rFonts w:hint="eastAsia"/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・注文商品情報リストから合計金額を算出する</w:t>
            </w:r>
          </w:p>
          <w:p>
            <w:pPr>
              <w:pStyle w:val="Style30"/>
              <w:spacing w:before="0" w:after="0"/>
              <w:jc w:val="left"/>
              <w:rPr>
                <w:color w:val="FF4000"/>
              </w:rPr>
            </w:pPr>
            <w:r>
              <w:rPr>
                <w:rFonts w:hint="eastAsia"/>
                <w:color w:val="FF4000"/>
                <w:kern w:val="2"/>
                <w:lang w:val="en-US" w:eastAsia="ja-JP" w:bidi="ar-SA"/>
              </w:rPr>
              <w:t>・</w:t>
            </w:r>
            <w:r>
              <w:rPr>
                <w:rFonts w:hint="eastAsia"/>
                <w:color w:val="FF4000"/>
                <w:kern w:val="2"/>
                <w:lang w:val="en-US" w:eastAsia="ja-JP" w:bidi="ar-SA"/>
              </w:rPr>
              <w:t>10</w:t>
            </w:r>
            <w:r>
              <w:rPr>
                <w:rFonts w:hint="eastAsia"/>
                <w:color w:val="FF4000"/>
                <w:kern w:val="2"/>
                <w:lang w:val="en-US" w:eastAsia="ja-JP" w:bidi="ar-SA"/>
              </w:rPr>
              <w:t>％オフクーポンを使用する場合およびタイムセール時間内の場合</w:t>
            </w:r>
          </w:p>
          <w:p>
            <w:pPr>
              <w:pStyle w:val="Style30"/>
              <w:spacing w:before="0" w:after="0"/>
              <w:jc w:val="left"/>
              <w:rPr>
                <w:color w:val="FF4000"/>
              </w:rPr>
            </w:pPr>
            <w:r>
              <w:rPr>
                <w:rFonts w:hint="eastAsia"/>
                <w:color w:val="FF4000"/>
                <w:kern w:val="2"/>
                <w:lang w:val="en-US" w:eastAsia="ja-JP" w:bidi="ar-SA"/>
              </w:rPr>
              <w:t xml:space="preserve">　 </w:t>
            </w:r>
            <w:r>
              <w:rPr>
                <w:rFonts w:hint="eastAsia"/>
                <w:color w:val="FF4000"/>
                <w:kern w:val="2"/>
                <w:lang w:val="en-US" w:eastAsia="ja-JP" w:bidi="ar-SA"/>
              </w:rPr>
              <w:t xml:space="preserve">- </w:t>
            </w:r>
            <w:r>
              <w:rPr>
                <w:rFonts w:hint="eastAsia"/>
                <w:color w:val="FF4000"/>
                <w:kern w:val="2"/>
                <w:lang w:val="en-US" w:eastAsia="ja-JP" w:bidi="ar-SA"/>
              </w:rPr>
              <w:t>合計金額から</w:t>
            </w:r>
            <w:r>
              <w:rPr>
                <w:rFonts w:hint="eastAsia"/>
                <w:color w:val="FF4000"/>
                <w:kern w:val="2"/>
                <w:lang w:val="en-US" w:eastAsia="ja-JP" w:bidi="ar-SA"/>
              </w:rPr>
              <w:t>10%</w:t>
            </w:r>
            <w:r>
              <w:rPr>
                <w:rFonts w:hint="eastAsia"/>
                <w:color w:val="FF4000"/>
                <w:kern w:val="2"/>
                <w:lang w:val="en-US" w:eastAsia="ja-JP" w:bidi="ar-SA"/>
              </w:rPr>
              <w:t>オフした</w:t>
            </w:r>
            <w:r>
              <w:rPr>
                <w:rFonts w:ascii="メイリオ" w:hAnsi="メイリオ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FF4000"/>
                <w:sz w:val="18"/>
                <w:u w:val="none"/>
                <w:em w:val="none"/>
              </w:rPr>
              <w:t>割引適用後合計金額</w:t>
            </w:r>
            <w:r>
              <w:rPr>
                <w:rFonts w:hint="eastAsia"/>
                <w:color w:val="FF4000"/>
                <w:kern w:val="2"/>
                <w:lang w:val="en-US" w:eastAsia="ja-JP" w:bidi="ar-SA"/>
              </w:rPr>
              <w:t>を算出する</w:t>
            </w:r>
          </w:p>
          <w:p>
            <w:pPr>
              <w:pStyle w:val="Style30"/>
              <w:spacing w:before="0" w:after="0"/>
              <w:jc w:val="left"/>
              <w:rPr>
                <w:rFonts w:hint="eastAsia"/>
                <w:color w:val="FF4000"/>
                <w:kern w:val="2"/>
                <w:lang w:val="en-US" w:eastAsia="ja-JP" w:bidi="ar-SA"/>
              </w:rPr>
            </w:pPr>
            <w:r>
              <w:rPr>
                <w:rFonts w:hint="eastAsia"/>
                <w:color w:val="FF4000"/>
                <w:kern w:val="2"/>
                <w:lang w:val="en-US" w:eastAsia="ja-JP" w:bidi="ar-SA"/>
              </w:rPr>
              <w:t xml:space="preserve">　 </w:t>
            </w:r>
            <w:r>
              <w:rPr>
                <w:rFonts w:hint="eastAsia"/>
                <w:color w:val="FF4000"/>
                <w:kern w:val="2"/>
                <w:lang w:val="en-US" w:eastAsia="ja-JP" w:bidi="ar-SA"/>
              </w:rPr>
              <w:t xml:space="preserve">- </w:t>
            </w:r>
            <w:r>
              <w:rPr>
                <w:rFonts w:hint="eastAsia"/>
                <w:color w:val="FF4000"/>
                <w:kern w:val="2"/>
                <w:lang w:val="en-US" w:eastAsia="ja-JP" w:bidi="ar-SA"/>
              </w:rPr>
              <w:t>割引適応後合計金額から獲得予定ポイントを算出する</w:t>
            </w:r>
          </w:p>
          <w:p>
            <w:pPr>
              <w:pStyle w:val="Style30"/>
              <w:spacing w:before="0" w:after="0"/>
              <w:jc w:val="left"/>
              <w:rPr>
                <w:rFonts w:hint="eastAsia"/>
                <w:color w:val="FF4000"/>
                <w:kern w:val="2"/>
                <w:lang w:val="en-US" w:eastAsia="ja-JP" w:bidi="ar-SA"/>
              </w:rPr>
            </w:pPr>
            <w:r>
              <w:rPr>
                <w:rFonts w:hint="eastAsia"/>
                <w:color w:val="FF4000"/>
                <w:kern w:val="2"/>
                <w:lang w:val="en-US" w:eastAsia="ja-JP" w:bidi="ar-SA"/>
              </w:rPr>
              <w:t xml:space="preserve">　 </w:t>
            </w:r>
            <w:r>
              <w:rPr>
                <w:rFonts w:hint="eastAsia"/>
                <w:color w:val="FF4000"/>
                <w:kern w:val="2"/>
                <w:lang w:val="en-US" w:eastAsia="ja-JP" w:bidi="ar-SA"/>
              </w:rPr>
              <w:t xml:space="preserve">- </w:t>
            </w:r>
            <w:r>
              <w:rPr>
                <w:rFonts w:ascii="メイリオ" w:hAnsi="メイリオ" w:hint="eastAsia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FF4000"/>
                <w:kern w:val="2"/>
                <w:sz w:val="18"/>
                <w:u w:val="none"/>
                <w:em w:val="none"/>
                <w:lang w:val="en-US" w:eastAsia="ja-JP" w:bidi="ar-SA"/>
              </w:rPr>
              <w:t>割引適用後合計金額をリクエストスコープに設定</w:t>
            </w:r>
          </w:p>
          <w:p>
            <w:pPr>
              <w:pStyle w:val="Style30"/>
              <w:spacing w:before="0" w:after="0"/>
              <w:jc w:val="left"/>
              <w:rPr>
                <w:rFonts w:hint="eastAsia"/>
                <w:color w:val="FF4000"/>
                <w:kern w:val="2"/>
                <w:lang w:val="en-US" w:eastAsia="ja-JP" w:bidi="ar-SA"/>
              </w:rPr>
            </w:pPr>
            <w:r>
              <w:rPr>
                <w:rFonts w:hint="eastAsia"/>
                <w:color w:val="FF4000"/>
                <w:kern w:val="2"/>
                <w:lang w:val="en-US" w:eastAsia="ja-JP" w:bidi="ar-SA"/>
              </w:rPr>
              <w:t>・</w:t>
            </w:r>
            <w:r>
              <w:rPr>
                <w:rFonts w:hint="eastAsia"/>
                <w:color w:val="FF4000"/>
                <w:kern w:val="2"/>
                <w:lang w:val="en-US" w:eastAsia="ja-JP" w:bidi="ar-SA"/>
              </w:rPr>
              <w:t>10</w:t>
            </w:r>
            <w:r>
              <w:rPr>
                <w:rFonts w:hint="eastAsia"/>
                <w:color w:val="FF4000"/>
                <w:kern w:val="2"/>
                <w:lang w:val="en-US" w:eastAsia="ja-JP" w:bidi="ar-SA"/>
              </w:rPr>
              <w:t>％オフクーポンを使用しない場合およびタイムセール時間外の場合</w:t>
            </w:r>
          </w:p>
          <w:p>
            <w:pPr>
              <w:pStyle w:val="Style30"/>
              <w:spacing w:before="0" w:after="0"/>
              <w:jc w:val="left"/>
              <w:rPr>
                <w:rFonts w:hint="eastAsia"/>
                <w:color w:val="FF4000"/>
                <w:kern w:val="2"/>
                <w:lang w:val="en-US" w:eastAsia="ja-JP" w:bidi="ar-SA"/>
              </w:rPr>
            </w:pPr>
            <w:r>
              <w:rPr>
                <w:rFonts w:hint="eastAsia"/>
                <w:color w:val="FF4000"/>
                <w:kern w:val="2"/>
                <w:lang w:val="en-US" w:eastAsia="ja-JP" w:bidi="ar-SA"/>
              </w:rPr>
              <w:t xml:space="preserve">　 </w:t>
            </w:r>
            <w:r>
              <w:rPr>
                <w:rFonts w:hint="eastAsia"/>
                <w:color w:val="FF4000"/>
                <w:kern w:val="2"/>
                <w:lang w:val="en-US" w:eastAsia="ja-JP" w:bidi="ar-SA"/>
              </w:rPr>
              <w:t xml:space="preserve">- </w:t>
            </w:r>
            <w:r>
              <w:rPr>
                <w:rFonts w:hint="eastAsia"/>
                <w:color w:val="FF4000"/>
                <w:kern w:val="2"/>
                <w:lang w:val="en-US" w:eastAsia="ja-JP" w:bidi="ar-SA"/>
              </w:rPr>
              <w:t>合計金額から獲得予定ポイントを算出する</w:t>
            </w:r>
          </w:p>
          <w:p>
            <w:pPr>
              <w:pStyle w:val="Style30"/>
              <w:spacing w:before="0" w:after="0"/>
              <w:jc w:val="left"/>
              <w:rPr>
                <w:rFonts w:hint="eastAsia"/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・合計金額をリクエストスコープに設定</w:t>
            </w:r>
          </w:p>
          <w:p>
            <w:pPr>
              <w:pStyle w:val="Style30"/>
              <w:spacing w:before="0" w:after="0"/>
              <w:jc w:val="left"/>
              <w:rPr>
                <w:rFonts w:ascii="メイリオ" w:hAnsi="メイリオ" w:hint="eastAsia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FF4000"/>
                <w:kern w:val="2"/>
                <w:sz w:val="18"/>
                <w:u w:val="none"/>
                <w:em w:val="none"/>
                <w:lang w:val="en-US" w:eastAsia="ja-JP" w:bidi="ar-SA"/>
              </w:rPr>
            </w:pPr>
            <w:r>
              <w:rPr>
                <w:rFonts w:ascii="メイリオ" w:hAnsi="メイリオ" w:hint="eastAsia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FF4000"/>
                <w:kern w:val="2"/>
                <w:sz w:val="18"/>
                <w:u w:val="none"/>
                <w:em w:val="none"/>
                <w:lang w:val="en-US" w:eastAsia="ja-JP" w:bidi="ar-SA"/>
              </w:rPr>
              <w:t>・獲得予定ポイントをセッションスコープに設定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・注文商品情報リストをリクエストスコープに設定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・注文入力フォーム情報をリクエストスコープに設定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・注文確認画面表示</w:t>
            </w:r>
          </w:p>
          <w:p>
            <w:pPr>
              <w:pStyle w:val="Style30"/>
              <w:spacing w:before="0" w:after="0"/>
              <w:ind w:firstLineChars="10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フォワード</w:t>
            </w:r>
            <w:r>
              <w:rPr>
                <w:kern w:val="2"/>
                <w:lang w:val="en-US" w:eastAsia="ja-JP" w:bidi="ar-SA"/>
              </w:rPr>
              <w:t>: "client/order/check"</w:t>
            </w:r>
          </w:p>
        </w:tc>
      </w:tr>
    </w:tbl>
    <w:p>
      <w:pPr>
        <w:pStyle w:val="BodyText"/>
        <w:rPr/>
      </w:pPr>
      <w:r>
        <w:rPr/>
      </w:r>
    </w:p>
    <w:tbl>
      <w:tblPr>
        <w:tblStyle w:val="aff8"/>
        <w:tblW w:w="864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0" w:lastColumn="0" w:noHBand="1" w:val="0620"/>
      </w:tblPr>
      <w:tblGrid>
        <w:gridCol w:w="1133"/>
        <w:gridCol w:w="7516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33" w:type="dxa"/>
            <w:tcBorders/>
            <w:shd w:color="auto" w:fill="4F81BD" w:themeFill="accent1" w:val="clear"/>
          </w:tcPr>
          <w:p>
            <w:pPr>
              <w:pStyle w:val="Style31"/>
              <w:spacing w:before="0" w:after="0"/>
              <w:jc w:val="left"/>
              <w:rPr>
                <w:i w:val="false"/>
                <w:kern w:val="2"/>
                <w:lang w:val="en-US" w:eastAsia="ja-JP" w:bidi="ar-SA"/>
              </w:rPr>
            </w:pPr>
            <w:r>
              <w:rPr>
                <w:rFonts w:hint="eastAsia"/>
                <w:i w:val="false"/>
                <w:kern w:val="2"/>
                <w:lang w:val="en-US" w:eastAsia="ja-JP" w:bidi="ar-SA"/>
              </w:rPr>
              <w:t>処理</w:t>
            </w:r>
          </w:p>
        </w:tc>
        <w:tc>
          <w:tcPr>
            <w:tcW w:w="7516" w:type="dxa"/>
            <w:tcBorders/>
            <w:shd w:color="auto" w:fill="4F81BD" w:themeFill="accent1" w:val="clear"/>
          </w:tcPr>
          <w:p>
            <w:pPr>
              <w:pStyle w:val="Style31"/>
              <w:spacing w:before="0" w:after="0"/>
              <w:jc w:val="left"/>
              <w:rPr>
                <w:i w:val="false"/>
                <w:kern w:val="2"/>
                <w:lang w:val="en-US" w:eastAsia="ja-JP" w:bidi="ar-SA"/>
              </w:rPr>
            </w:pPr>
            <w:r>
              <w:rPr>
                <w:rFonts w:hint="eastAsia"/>
                <w:i w:val="false"/>
                <w:kern w:val="2"/>
                <w:lang w:val="en-US" w:eastAsia="ja-JP" w:bidi="ar-SA"/>
              </w:rPr>
              <w:t>マッピング</w:t>
            </w:r>
            <w:r>
              <w:rPr>
                <w:i w:val="false"/>
                <w:kern w:val="2"/>
                <w:lang w:val="en-US" w:eastAsia="ja-JP" w:bidi="ar-SA"/>
              </w:rPr>
              <w:t xml:space="preserve">, </w:t>
            </w:r>
            <w:r>
              <w:rPr>
                <w:rFonts w:hint="eastAsia"/>
                <w:i w:val="false"/>
                <w:kern w:val="2"/>
                <w:lang w:val="en-US" w:eastAsia="ja-JP" w:bidi="ar-SA"/>
              </w:rPr>
              <w:t>処理内容</w:t>
            </w:r>
          </w:p>
        </w:tc>
      </w:tr>
      <w:tr>
        <w:trPr/>
        <w:tc>
          <w:tcPr>
            <w:tcW w:w="1133" w:type="dxa"/>
            <w:tcBorders/>
          </w:tcPr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処理</w:t>
            </w:r>
            <w:r>
              <w:rPr>
                <w:rFonts w:hint="eastAsia"/>
                <w:kern w:val="2"/>
                <w:lang w:val="en-US" w:eastAsia="ja-JP" w:bidi="ar-SA"/>
              </w:rPr>
              <w:t>7</w:t>
            </w:r>
          </w:p>
        </w:tc>
        <w:tc>
          <w:tcPr>
            <w:tcW w:w="7516" w:type="dxa"/>
            <w:tcBorders/>
          </w:tcPr>
          <w:p>
            <w:pPr>
              <w:pStyle w:val="Style30"/>
              <w:spacing w:before="0" w:after="0"/>
              <w:jc w:val="left"/>
              <w:rPr>
                <w:b/>
                <w:bCs w:val="false"/>
              </w:rPr>
            </w:pPr>
            <w:r>
              <w:rPr>
                <w:rFonts w:hint="eastAsia"/>
                <w:b/>
                <w:bCs w:val="false"/>
                <w:kern w:val="2"/>
                <w:lang w:val="en-US" w:eastAsia="ja-JP" w:bidi="ar-SA"/>
              </w:rPr>
              <w:t>(</w:t>
            </w:r>
            <w:r>
              <w:rPr>
                <w:rFonts w:hint="eastAsia"/>
                <w:b/>
                <w:bCs w:val="false"/>
                <w:kern w:val="2"/>
                <w:lang w:val="en-US" w:eastAsia="ja-JP" w:bidi="ar-SA"/>
              </w:rPr>
              <w:t>注文確認画面で、戻るボタン押下処理</w:t>
            </w:r>
            <w:r>
              <w:rPr>
                <w:rFonts w:hint="eastAsia"/>
                <w:b/>
                <w:bCs w:val="false"/>
                <w:kern w:val="2"/>
                <w:lang w:val="en-US" w:eastAsia="ja-JP" w:bidi="ar-SA"/>
              </w:rPr>
              <w:t>)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kern w:val="2"/>
                <w:lang w:val="en-US" w:eastAsia="ja-JP" w:bidi="ar-SA"/>
              </w:rPr>
              <w:t>path = “/client/order/payment/back”, method = RequestMethod.POST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kern w:val="2"/>
                <w:lang w:val="en-US" w:eastAsia="ja-JP" w:bidi="ar-SA"/>
              </w:rPr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・支払い方法選択画面 表示処理へリダイレクト</w:t>
            </w:r>
          </w:p>
          <w:p>
            <w:pPr>
              <w:pStyle w:val="Normal"/>
              <w:jc w:val="left"/>
              <w:rPr/>
            </w:pPr>
            <w:r>
              <w:rPr/>
              <w:t>　リダイレクト</w:t>
            </w:r>
            <w:r>
              <w:rPr/>
              <w:t>: " /client/order/address/input"</w:t>
            </w:r>
          </w:p>
        </w:tc>
      </w:tr>
      <w:tr>
        <w:trPr/>
        <w:tc>
          <w:tcPr>
            <w:tcW w:w="1133" w:type="dxa"/>
            <w:tcBorders/>
          </w:tcPr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処理</w:t>
            </w:r>
            <w:r>
              <w:rPr>
                <w:rFonts w:hint="eastAsia"/>
                <w:kern w:val="2"/>
                <w:lang w:val="en-US" w:eastAsia="ja-JP" w:bidi="ar-SA"/>
              </w:rPr>
              <w:t>8</w:t>
            </w:r>
          </w:p>
        </w:tc>
        <w:tc>
          <w:tcPr>
            <w:tcW w:w="7516" w:type="dxa"/>
            <w:tcBorders/>
          </w:tcPr>
          <w:p>
            <w:pPr>
              <w:pStyle w:val="Style30"/>
              <w:spacing w:before="0" w:after="0"/>
              <w:jc w:val="left"/>
              <w:rPr>
                <w:b/>
                <w:bCs w:val="false"/>
              </w:rPr>
            </w:pPr>
            <w:r>
              <w:rPr>
                <w:b/>
                <w:bCs w:val="false"/>
                <w:kern w:val="2"/>
                <w:lang w:val="en-US" w:eastAsia="ja-JP" w:bidi="ar-SA"/>
              </w:rPr>
              <w:t>(</w:t>
            </w:r>
            <w:r>
              <w:rPr>
                <w:rFonts w:hint="eastAsia"/>
                <w:b/>
                <w:bCs w:val="false"/>
                <w:kern w:val="2"/>
                <w:lang w:val="en-US" w:eastAsia="ja-JP" w:bidi="ar-SA"/>
              </w:rPr>
              <w:t>ご注文の確定ボタン 押下時処理</w:t>
            </w:r>
            <w:r>
              <w:rPr>
                <w:rFonts w:hint="eastAsia"/>
                <w:b/>
                <w:bCs w:val="false"/>
                <w:kern w:val="2"/>
                <w:lang w:val="en-US" w:eastAsia="ja-JP" w:bidi="ar-SA"/>
              </w:rPr>
              <w:t>)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kern w:val="2"/>
                <w:lang w:val="en-US" w:eastAsia="ja-JP" w:bidi="ar-SA"/>
              </w:rPr>
              <w:t>path = "/client/order/complete", method = RequestMethod.POST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kern w:val="2"/>
                <w:lang w:val="en-US" w:eastAsia="ja-JP" w:bidi="ar-SA"/>
              </w:rPr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・セッションスコープから注文情報を取得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・セッションスコープから買い物かご情報を取得</w:t>
            </w:r>
          </w:p>
          <w:p>
            <w:pPr>
              <w:pStyle w:val="Style30"/>
              <w:spacing w:before="0" w:after="0"/>
              <w:jc w:val="left"/>
              <w:rPr>
                <w:rFonts w:hint="eastAsia"/>
                <w:color w:val="FF4000"/>
                <w:kern w:val="2"/>
                <w:lang w:val="en-US" w:eastAsia="ja-JP" w:bidi="ar-SA"/>
              </w:rPr>
            </w:pPr>
            <w:r>
              <w:rPr>
                <w:rFonts w:hint="eastAsia"/>
                <w:color w:val="FF4000"/>
                <w:kern w:val="2"/>
                <w:lang w:val="en-US" w:eastAsia="ja-JP" w:bidi="ar-SA"/>
              </w:rPr>
              <w:t>・セッションスコープからログイン会員情報を取得</w:t>
            </w:r>
          </w:p>
          <w:p>
            <w:pPr>
              <w:pStyle w:val="Style30"/>
              <w:spacing w:before="0" w:after="0"/>
              <w:jc w:val="left"/>
              <w:rPr>
                <w:rFonts w:hint="eastAsia"/>
                <w:color w:val="FF4000"/>
                <w:kern w:val="2"/>
                <w:lang w:val="en-US" w:eastAsia="ja-JP" w:bidi="ar-SA"/>
              </w:rPr>
            </w:pPr>
            <w:r>
              <w:rPr>
                <w:rFonts w:hint="eastAsia"/>
                <w:color w:val="FF4000"/>
                <w:kern w:val="2"/>
                <w:lang w:val="en-US" w:eastAsia="ja-JP" w:bidi="ar-SA"/>
              </w:rPr>
              <w:t>・セッションスコープから獲得予定ポイントを取得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・注文商品の在庫チェックをする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・在庫切れまたは在庫不足の商品がある場合</w:t>
            </w:r>
          </w:p>
          <w:p>
            <w:pPr>
              <w:pStyle w:val="Style30"/>
              <w:spacing w:before="0" w:after="0"/>
              <w:ind w:firstLineChars="10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-</w:t>
            </w:r>
            <w:r>
              <w:rPr>
                <w:rFonts w:hint="eastAsia"/>
                <w:kern w:val="2"/>
                <w:lang w:val="en-US" w:eastAsia="ja-JP" w:bidi="ar-SA"/>
              </w:rPr>
              <w:t>注文確認画面表示処理へリダイレクト</w:t>
            </w:r>
          </w:p>
          <w:p>
            <w:pPr>
              <w:pStyle w:val="Style30"/>
              <w:spacing w:before="0" w:after="0"/>
              <w:ind w:firstLineChars="20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リダイレクト</w:t>
            </w:r>
            <w:r>
              <w:rPr>
                <w:rFonts w:hint="eastAsia"/>
                <w:kern w:val="2"/>
                <w:lang w:val="en-US" w:eastAsia="ja-JP" w:bidi="ar-SA"/>
              </w:rPr>
              <w:t>:</w:t>
            </w:r>
            <w:r>
              <w:rPr>
                <w:kern w:val="2"/>
                <w:lang w:val="en-US" w:eastAsia="ja-JP" w:bidi="ar-SA"/>
              </w:rPr>
              <w:t>” /client/order/check”</w:t>
            </w:r>
          </w:p>
          <w:p>
            <w:pPr>
              <w:pStyle w:val="Style30"/>
              <w:spacing w:before="0" w:after="0"/>
              <w:jc w:val="left"/>
              <w:rPr>
                <w:rFonts w:hint="eastAsia"/>
                <w:color w:val="FF4000"/>
                <w:kern w:val="2"/>
                <w:lang w:val="en-US" w:eastAsia="ja-JP" w:bidi="ar-SA"/>
              </w:rPr>
            </w:pPr>
            <w:r>
              <w:rPr>
                <w:rFonts w:hint="eastAsia"/>
                <w:color w:val="FF4000"/>
                <w:kern w:val="2"/>
                <w:lang w:val="en-US" w:eastAsia="ja-JP" w:bidi="ar-SA"/>
              </w:rPr>
              <w:t>・獲得予定ポイントをポイント残高に加算する</w:t>
            </w:r>
          </w:p>
          <w:p>
            <w:pPr>
              <w:pStyle w:val="Style30"/>
              <w:spacing w:before="0" w:after="0"/>
              <w:jc w:val="left"/>
              <w:rPr>
                <w:rFonts w:hint="eastAsia"/>
                <w:color w:val="FF4000"/>
                <w:kern w:val="2"/>
                <w:lang w:val="en-US" w:eastAsia="ja-JP" w:bidi="ar-SA"/>
              </w:rPr>
            </w:pPr>
            <w:r>
              <w:rPr>
                <w:rFonts w:hint="eastAsia"/>
                <w:color w:val="FF4000"/>
                <w:kern w:val="2"/>
                <w:lang w:val="en-US" w:eastAsia="ja-JP" w:bidi="ar-SA"/>
              </w:rPr>
              <w:t>・クーポンを使用した場合</w:t>
            </w:r>
          </w:p>
          <w:p>
            <w:pPr>
              <w:pStyle w:val="Style30"/>
              <w:spacing w:before="0" w:after="0"/>
              <w:jc w:val="left"/>
              <w:rPr>
                <w:rFonts w:hint="eastAsia"/>
                <w:color w:val="FF4000"/>
                <w:kern w:val="2"/>
                <w:lang w:val="en-US" w:eastAsia="ja-JP" w:bidi="ar-SA"/>
              </w:rPr>
            </w:pPr>
            <w:r>
              <w:rPr>
                <w:rFonts w:hint="eastAsia"/>
                <w:color w:val="FF4000"/>
                <w:kern w:val="2"/>
                <w:lang w:val="en-US" w:eastAsia="ja-JP" w:bidi="ar-SA"/>
              </w:rPr>
              <w:t xml:space="preserve">　 </w:t>
            </w:r>
            <w:r>
              <w:rPr>
                <w:rFonts w:hint="eastAsia"/>
                <w:color w:val="FF4000"/>
                <w:kern w:val="2"/>
                <w:lang w:val="en-US" w:eastAsia="ja-JP" w:bidi="ar-SA"/>
              </w:rPr>
              <w:t xml:space="preserve">- </w:t>
            </w:r>
            <w:r>
              <w:rPr>
                <w:rFonts w:hint="eastAsia"/>
                <w:color w:val="FF4000"/>
                <w:kern w:val="2"/>
                <w:lang w:val="en-US" w:eastAsia="ja-JP" w:bidi="ar-SA"/>
              </w:rPr>
              <w:t>クーポンの所有数を１枚減らす</w:t>
            </w:r>
          </w:p>
          <w:p>
            <w:pPr>
              <w:pStyle w:val="Style30"/>
              <w:spacing w:before="0" w:after="0"/>
              <w:jc w:val="left"/>
              <w:rPr>
                <w:rFonts w:hint="eastAsia"/>
                <w:color w:val="FF4000"/>
                <w:kern w:val="2"/>
                <w:lang w:val="en-US" w:eastAsia="ja-JP" w:bidi="ar-SA"/>
              </w:rPr>
            </w:pPr>
            <w:r>
              <w:rPr>
                <w:rFonts w:hint="eastAsia"/>
                <w:color w:val="FF4000"/>
                <w:kern w:val="2"/>
                <w:lang w:val="en-US" w:eastAsia="ja-JP" w:bidi="ar-SA"/>
              </w:rPr>
              <w:t>・ポイント残高が</w:t>
            </w:r>
            <w:r>
              <w:rPr>
                <w:rFonts w:hint="eastAsia"/>
                <w:color w:val="FF4000"/>
                <w:kern w:val="2"/>
                <w:lang w:val="en-US" w:eastAsia="ja-JP" w:bidi="ar-SA"/>
              </w:rPr>
              <w:t>100</w:t>
            </w:r>
            <w:r>
              <w:rPr>
                <w:rFonts w:hint="eastAsia"/>
                <w:color w:val="FF4000"/>
                <w:kern w:val="2"/>
                <w:lang w:val="en-US" w:eastAsia="ja-JP" w:bidi="ar-SA"/>
              </w:rPr>
              <w:t>ポイントに到達した場合</w:t>
            </w:r>
          </w:p>
          <w:p>
            <w:pPr>
              <w:pStyle w:val="Style30"/>
              <w:spacing w:before="0" w:after="0"/>
              <w:jc w:val="left"/>
              <w:rPr>
                <w:rFonts w:hint="eastAsia"/>
                <w:color w:val="FF4000"/>
                <w:kern w:val="2"/>
                <w:lang w:val="en-US" w:eastAsia="ja-JP" w:bidi="ar-SA"/>
              </w:rPr>
            </w:pPr>
            <w:r>
              <w:rPr>
                <w:rFonts w:hint="eastAsia"/>
                <w:color w:val="FF4000"/>
                <w:kern w:val="2"/>
                <w:lang w:val="en-US" w:eastAsia="ja-JP" w:bidi="ar-SA"/>
              </w:rPr>
              <w:t xml:space="preserve">　 </w:t>
            </w:r>
            <w:r>
              <w:rPr>
                <w:rFonts w:hint="eastAsia"/>
                <w:color w:val="FF4000"/>
                <w:kern w:val="2"/>
                <w:lang w:val="en-US" w:eastAsia="ja-JP" w:bidi="ar-SA"/>
              </w:rPr>
              <w:t>- 10</w:t>
            </w:r>
            <w:r>
              <w:rPr>
                <w:rFonts w:hint="eastAsia"/>
                <w:color w:val="FF4000"/>
                <w:kern w:val="2"/>
                <w:lang w:val="en-US" w:eastAsia="ja-JP" w:bidi="ar-SA"/>
              </w:rPr>
              <w:t>％オフクーポンを</w:t>
            </w:r>
            <w:r>
              <w:rPr>
                <w:rFonts w:hint="eastAsia"/>
                <w:color w:val="FF4000"/>
                <w:kern w:val="2"/>
                <w:lang w:val="en-US" w:eastAsia="ja-JP" w:bidi="ar-SA"/>
              </w:rPr>
              <w:t>1</w:t>
            </w:r>
            <w:r>
              <w:rPr>
                <w:rFonts w:hint="eastAsia"/>
                <w:color w:val="FF4000"/>
                <w:kern w:val="2"/>
                <w:lang w:val="en-US" w:eastAsia="ja-JP" w:bidi="ar-SA"/>
              </w:rPr>
              <w:t>枚増やす</w:t>
            </w:r>
          </w:p>
          <w:p>
            <w:pPr>
              <w:pStyle w:val="Style30"/>
              <w:spacing w:before="0" w:after="0"/>
              <w:jc w:val="left"/>
              <w:rPr>
                <w:rFonts w:hint="eastAsia"/>
                <w:color w:val="FF4000"/>
                <w:kern w:val="2"/>
                <w:lang w:val="en-US" w:eastAsia="ja-JP" w:bidi="ar-SA"/>
              </w:rPr>
            </w:pPr>
            <w:r>
              <w:rPr>
                <w:rFonts w:hint="eastAsia"/>
                <w:color w:val="FF4000"/>
                <w:kern w:val="2"/>
                <w:lang w:val="en-US" w:eastAsia="ja-JP" w:bidi="ar-SA"/>
              </w:rPr>
              <w:t xml:space="preserve">　 </w:t>
            </w:r>
            <w:r>
              <w:rPr>
                <w:rFonts w:hint="eastAsia"/>
                <w:color w:val="FF4000"/>
                <w:kern w:val="2"/>
                <w:lang w:val="en-US" w:eastAsia="ja-JP" w:bidi="ar-SA"/>
              </w:rPr>
              <w:t xml:space="preserve">- </w:t>
            </w:r>
            <w:r>
              <w:rPr>
                <w:rFonts w:hint="eastAsia"/>
                <w:color w:val="FF4000"/>
                <w:kern w:val="2"/>
                <w:lang w:val="en-US" w:eastAsia="ja-JP" w:bidi="ar-SA"/>
              </w:rPr>
              <w:t>ポイント残高を</w:t>
            </w:r>
            <w:r>
              <w:rPr>
                <w:rFonts w:hint="eastAsia"/>
                <w:color w:val="FF4000"/>
                <w:kern w:val="2"/>
                <w:lang w:val="en-US" w:eastAsia="ja-JP" w:bidi="ar-SA"/>
              </w:rPr>
              <w:t>100</w:t>
            </w:r>
            <w:r>
              <w:rPr>
                <w:rFonts w:hint="eastAsia"/>
                <w:color w:val="FF4000"/>
                <w:kern w:val="2"/>
                <w:lang w:val="en-US" w:eastAsia="ja-JP" w:bidi="ar-SA"/>
              </w:rPr>
              <w:t>ポイント減らす</w:t>
            </w:r>
          </w:p>
          <w:p>
            <w:pPr>
              <w:pStyle w:val="Style30"/>
              <w:spacing w:before="0" w:after="0"/>
              <w:jc w:val="left"/>
              <w:rPr>
                <w:rFonts w:hint="eastAsia"/>
                <w:color w:val="FF4000"/>
                <w:kern w:val="2"/>
                <w:lang w:val="en-US" w:eastAsia="ja-JP" w:bidi="ar-SA"/>
              </w:rPr>
            </w:pPr>
            <w:r>
              <w:rPr>
                <w:rFonts w:hint="eastAsia"/>
                <w:color w:val="FF4000"/>
                <w:kern w:val="2"/>
                <w:lang w:val="en-US" w:eastAsia="ja-JP" w:bidi="ar-SA"/>
              </w:rPr>
              <w:t xml:space="preserve">　 </w:t>
            </w:r>
            <w:r>
              <w:rPr>
                <w:rFonts w:hint="eastAsia"/>
                <w:color w:val="FF4000"/>
                <w:kern w:val="2"/>
                <w:lang w:val="en-US" w:eastAsia="ja-JP" w:bidi="ar-SA"/>
              </w:rPr>
              <w:t xml:space="preserve">- </w:t>
            </w:r>
            <w:r>
              <w:rPr>
                <w:rFonts w:hint="eastAsia"/>
                <w:color w:val="FF4000"/>
                <w:kern w:val="2"/>
                <w:lang w:val="en-US" w:eastAsia="ja-JP" w:bidi="ar-SA"/>
              </w:rPr>
              <w:t>クーポンの発行フラグをセッションスコープに渡す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・注文情報情報を元に</w:t>
            </w:r>
            <w:r>
              <w:rPr>
                <w:rFonts w:hint="eastAsia"/>
                <w:kern w:val="2"/>
                <w:lang w:val="en-US" w:eastAsia="ja-JP" w:bidi="ar-SA"/>
              </w:rPr>
              <w:t>D</w:t>
            </w:r>
            <w:r>
              <w:rPr>
                <w:kern w:val="2"/>
                <w:lang w:val="en-US" w:eastAsia="ja-JP" w:bidi="ar-SA"/>
              </w:rPr>
              <w:t>B</w:t>
            </w:r>
            <w:r>
              <w:rPr>
                <w:rFonts w:hint="eastAsia"/>
                <w:kern w:val="2"/>
                <w:lang w:val="en-US" w:eastAsia="ja-JP" w:bidi="ar-SA"/>
              </w:rPr>
              <w:t>登録用エンティティオブジェクトを生成</w:t>
            </w:r>
          </w:p>
          <w:p>
            <w:pPr>
              <w:pStyle w:val="Style30"/>
              <w:spacing w:before="0" w:after="0"/>
              <w:jc w:val="left"/>
              <w:rPr>
                <w:rFonts w:hint="eastAsia"/>
                <w:color w:val="FF4000"/>
                <w:kern w:val="2"/>
                <w:lang w:val="en-US" w:eastAsia="ja-JP" w:bidi="ar-SA"/>
              </w:rPr>
            </w:pPr>
            <w:r>
              <w:rPr>
                <w:rFonts w:hint="eastAsia"/>
                <w:color w:val="FF4000"/>
                <w:kern w:val="2"/>
                <w:lang w:val="en-US" w:eastAsia="ja-JP" w:bidi="ar-SA"/>
              </w:rPr>
              <w:t>・更新したログイン会員情報を元に</w:t>
            </w:r>
            <w:r>
              <w:rPr>
                <w:rFonts w:hint="eastAsia"/>
                <w:color w:val="FF4000"/>
                <w:kern w:val="2"/>
                <w:lang w:val="en-US" w:eastAsia="ja-JP" w:bidi="ar-SA"/>
              </w:rPr>
              <w:t>DB</w:t>
            </w:r>
            <w:r>
              <w:rPr>
                <w:rFonts w:hint="eastAsia"/>
                <w:color w:val="FF4000"/>
                <w:kern w:val="2"/>
                <w:lang w:val="en-US" w:eastAsia="ja-JP" w:bidi="ar-SA"/>
              </w:rPr>
              <w:t>登録用エンティティオブジェクトを生成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・注文テーブルおよび注文商品テーブルの</w:t>
            </w:r>
            <w:r>
              <w:rPr>
                <w:kern w:val="2"/>
                <w:lang w:val="en-US" w:eastAsia="ja-JP" w:bidi="ar-SA"/>
              </w:rPr>
              <w:t>DB</w:t>
            </w:r>
            <w:r>
              <w:rPr>
                <w:rFonts w:hint="eastAsia"/>
                <w:kern w:val="2"/>
                <w:lang w:val="en-US" w:eastAsia="ja-JP" w:bidi="ar-SA"/>
              </w:rPr>
              <w:t>登録実施</w:t>
            </w:r>
          </w:p>
          <w:p>
            <w:pPr>
              <w:pStyle w:val="Style30"/>
              <w:spacing w:before="0" w:after="0"/>
              <w:jc w:val="left"/>
              <w:rPr>
                <w:rFonts w:hint="eastAsia"/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・セッションスコープの注文入力フォーム情報と買い物かご情報を削除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・注文完了画面表示処理にリダイレクト</w:t>
            </w:r>
          </w:p>
          <w:p>
            <w:pPr>
              <w:pStyle w:val="Style30"/>
              <w:spacing w:before="0" w:after="0"/>
              <w:ind w:firstLineChars="200"/>
              <w:jc w:val="left"/>
              <w:rPr>
                <w:kern w:val="2"/>
                <w:lang w:val="en-US" w:eastAsia="ja-JP" w:bidi="ar-SA"/>
              </w:rPr>
            </w:pPr>
            <w:r>
              <w:rPr>
                <w:kern w:val="2"/>
                <w:lang w:val="en-US" w:eastAsia="ja-JP" w:bidi="ar-SA"/>
              </w:rPr>
              <w:t xml:space="preserve">リダイレクト </w:t>
            </w:r>
            <w:r>
              <w:rPr>
                <w:kern w:val="2"/>
                <w:lang w:val="en-US" w:eastAsia="ja-JP" w:bidi="ar-SA"/>
              </w:rPr>
              <w:t>: "/client/order/complete"</w:t>
            </w:r>
          </w:p>
          <w:p>
            <w:pPr>
              <w:pStyle w:val="Style30"/>
              <w:spacing w:before="0" w:after="0"/>
              <w:jc w:val="left"/>
              <w:rPr>
                <w:b/>
                <w:bCs w:val="false"/>
              </w:rPr>
            </w:pPr>
            <w:r>
              <w:rPr>
                <w:b/>
                <w:bCs w:val="false"/>
              </w:rPr>
            </w:r>
          </w:p>
        </w:tc>
      </w:tr>
      <w:tr>
        <w:trPr/>
        <w:tc>
          <w:tcPr>
            <w:tcW w:w="1133" w:type="dxa"/>
            <w:tcBorders/>
          </w:tcPr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処理</w:t>
            </w:r>
            <w:r>
              <w:rPr>
                <w:rFonts w:hint="eastAsia"/>
                <w:kern w:val="2"/>
                <w:lang w:val="en-US" w:eastAsia="ja-JP" w:bidi="ar-SA"/>
              </w:rPr>
              <w:t>9</w:t>
            </w:r>
          </w:p>
        </w:tc>
        <w:tc>
          <w:tcPr>
            <w:tcW w:w="7516" w:type="dxa"/>
            <w:tcBorders/>
          </w:tcPr>
          <w:p>
            <w:pPr>
              <w:pStyle w:val="Style30"/>
              <w:spacing w:before="0" w:after="0"/>
              <w:jc w:val="left"/>
              <w:rPr>
                <w:b/>
                <w:bCs w:val="false"/>
              </w:rPr>
            </w:pPr>
            <w:r>
              <w:rPr>
                <w:b/>
                <w:bCs w:val="false"/>
                <w:kern w:val="2"/>
                <w:lang w:val="en-US" w:eastAsia="ja-JP" w:bidi="ar-SA"/>
              </w:rPr>
              <w:t>(</w:t>
            </w:r>
            <w:r>
              <w:rPr>
                <w:rFonts w:hint="eastAsia"/>
                <w:b/>
                <w:bCs w:val="false"/>
                <w:kern w:val="2"/>
                <w:lang w:val="en-US" w:eastAsia="ja-JP" w:bidi="ar-SA"/>
              </w:rPr>
              <w:t>注文完了画面表示処理</w:t>
            </w:r>
            <w:r>
              <w:rPr>
                <w:rFonts w:hint="eastAsia"/>
                <w:b/>
                <w:bCs w:val="false"/>
                <w:kern w:val="2"/>
                <w:lang w:val="en-US" w:eastAsia="ja-JP" w:bidi="ar-SA"/>
              </w:rPr>
              <w:t>)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kern w:val="2"/>
                <w:lang w:val="en-US" w:eastAsia="ja-JP" w:bidi="ar-SA"/>
              </w:rPr>
              <w:t>path = "/client/order/complete", method = RequestMethod.GET</w:t>
            </w:r>
          </w:p>
          <w:p>
            <w:pPr>
              <w:pStyle w:val="Style30"/>
              <w:spacing w:before="0" w:after="0"/>
              <w:jc w:val="left"/>
              <w:rPr>
                <w:color w:val="FF4000"/>
                <w:kern w:val="2"/>
                <w:lang w:val="en-US" w:eastAsia="ja-JP" w:bidi="ar-SA"/>
              </w:rPr>
            </w:pPr>
            <w:r>
              <w:rPr>
                <w:color w:val="FF4000"/>
                <w:kern w:val="2"/>
                <w:lang w:val="en-US" w:eastAsia="ja-JP" w:bidi="ar-SA"/>
              </w:rPr>
              <w:t>・セッションスコープからクーポン発行フラグを取得</w:t>
            </w:r>
          </w:p>
          <w:p>
            <w:pPr>
              <w:pStyle w:val="Style30"/>
              <w:spacing w:before="0" w:after="0"/>
              <w:jc w:val="left"/>
              <w:rPr>
                <w:color w:val="FF4000"/>
                <w:kern w:val="2"/>
                <w:lang w:val="en-US" w:eastAsia="ja-JP" w:bidi="ar-SA"/>
              </w:rPr>
            </w:pPr>
            <w:r>
              <w:rPr>
                <w:color w:val="FF4000"/>
                <w:kern w:val="2"/>
                <w:lang w:val="en-US" w:eastAsia="ja-JP" w:bidi="ar-SA"/>
              </w:rPr>
              <w:t>・クーポン発行フラグが</w:t>
            </w:r>
            <w:r>
              <w:rPr>
                <w:color w:val="FF4000"/>
                <w:kern w:val="2"/>
                <w:lang w:val="en-US" w:eastAsia="ja-JP" w:bidi="ar-SA"/>
              </w:rPr>
              <w:t>true</w:t>
            </w:r>
            <w:r>
              <w:rPr>
                <w:color w:val="FF4000"/>
                <w:kern w:val="2"/>
                <w:lang w:val="en-US" w:eastAsia="ja-JP" w:bidi="ar-SA"/>
              </w:rPr>
              <w:t>の場合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color w:val="FF4000"/>
                <w:kern w:val="2"/>
                <w:lang w:val="en-US" w:eastAsia="ja-JP" w:bidi="ar-SA"/>
              </w:rPr>
              <w:t xml:space="preserve">　 </w:t>
            </w:r>
            <w:r>
              <w:rPr>
                <w:color w:val="FF4000"/>
                <w:kern w:val="2"/>
                <w:lang w:val="en-US" w:eastAsia="ja-JP" w:bidi="ar-SA"/>
              </w:rPr>
              <w:t xml:space="preserve">- </w:t>
            </w:r>
            <w:r>
              <w:rPr>
                <w:color w:val="FF4000"/>
                <w:kern w:val="2"/>
                <w:lang w:val="en-US" w:eastAsia="ja-JP" w:bidi="ar-SA"/>
              </w:rPr>
              <w:t>クーポンを付与した旨のメッセージを画面に表示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・注文完了画面表示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rFonts w:hint="eastAsia"/>
                <w:kern w:val="2"/>
                <w:lang w:val="en-US" w:eastAsia="ja-JP" w:bidi="ar-SA"/>
              </w:rPr>
              <w:t>　フォワード</w:t>
            </w:r>
            <w:r>
              <w:rPr>
                <w:kern w:val="2"/>
                <w:lang w:val="en-US" w:eastAsia="ja-JP" w:bidi="ar-SA"/>
              </w:rPr>
              <w:t xml:space="preserve"> </w:t>
            </w:r>
            <w:r>
              <w:rPr>
                <w:kern w:val="2"/>
                <w:lang w:val="en-US" w:eastAsia="ja-JP" w:bidi="ar-SA"/>
              </w:rPr>
              <w:t>: “client/order/complete”</w:t>
            </w:r>
          </w:p>
          <w:p>
            <w:pPr>
              <w:pStyle w:val="Style30"/>
              <w:spacing w:before="0" w:after="0"/>
              <w:jc w:val="left"/>
              <w:rPr>
                <w:kern w:val="2"/>
                <w:lang w:val="en-US" w:eastAsia="ja-JP" w:bidi="ar-SA"/>
              </w:rPr>
            </w:pPr>
            <w:r>
              <w:rPr>
                <w:kern w:val="2"/>
                <w:lang w:val="en-US" w:eastAsia="ja-JP" w:bidi="ar-SA"/>
              </w:rPr>
            </w:r>
          </w:p>
        </w:tc>
      </w:tr>
    </w:tbl>
    <w:p>
      <w:pPr>
        <w:pStyle w:val="Normal"/>
        <w:ind w:firstLineChars="100" w:left="765"/>
        <w:rPr/>
      </w:pPr>
      <w:r>
        <w:rPr/>
      </w:r>
      <w:r>
        <w:br w:type="page"/>
      </w:r>
    </w:p>
    <w:p>
      <w:pPr>
        <w:pStyle w:val="Normal"/>
        <w:spacing w:before="0" w:after="0"/>
        <w:ind w:firstLineChars="100"/>
        <w:rPr/>
      </w:pPr>
      <w:r>
        <w:rPr/>
      </w:r>
    </w:p>
    <w:p>
      <w:pPr>
        <w:pStyle w:val="Heading1"/>
        <w:numPr>
          <w:ilvl w:val="0"/>
          <w:numId w:val="2"/>
        </w:numPr>
        <w:spacing w:before="122" w:after="122"/>
        <w:ind w:hanging="0" w:rightChars="100"/>
        <w:rPr/>
      </w:pPr>
      <w:r>
        <w:rPr>
          <w:rFonts w:hint="eastAsia"/>
        </w:rPr>
        <w:t xml:space="preserve"> </w:t>
      </w:r>
      <w:bookmarkStart w:id="15" w:name="_Toc127974802"/>
      <w:r>
        <w:rPr>
          <w:rFonts w:hint="eastAsia"/>
        </w:rPr>
        <w:t>機能変更・追加に伴う技術的な制約および問題点</w:t>
      </w:r>
      <w:bookmarkEnd w:id="15"/>
    </w:p>
    <w:p>
      <w:pPr>
        <w:pStyle w:val="Normal"/>
        <w:ind w:firstLineChars="100"/>
        <w:rPr>
          <w:rFonts w:hint="eastAsia"/>
        </w:rPr>
      </w:pPr>
      <w:r>
        <w:rPr>
          <w:rFonts w:hint="eastAsia"/>
        </w:rPr>
        <w:t xml:space="preserve">(1) </w:t>
      </w:r>
      <w:r>
        <w:rPr>
          <w:rFonts w:hint="eastAsia"/>
        </w:rPr>
        <w:t>タイムセール機能について</w:t>
      </w:r>
    </w:p>
    <w:p>
      <w:pPr>
        <w:pStyle w:val="Normal"/>
        <w:ind w:firstLineChars="10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・タイムセール時間にアクセスが集中する可能性がある。</w:t>
      </w:r>
    </w:p>
    <w:p>
      <w:pPr>
        <w:pStyle w:val="Normal"/>
        <w:ind w:firstLineChars="100"/>
        <w:rPr>
          <w:rFonts w:hint="eastAsia"/>
        </w:rPr>
      </w:pPr>
      <w:r>
        <w:rPr>
          <w:rFonts w:hint="eastAsia"/>
        </w:rPr>
        <w:t xml:space="preserve">(2) </w:t>
      </w:r>
      <w:r>
        <w:rPr>
          <w:rFonts w:hint="eastAsia"/>
        </w:rPr>
        <w:t>割引使用による金額計算のズレについて</w:t>
      </w:r>
    </w:p>
    <w:p>
      <w:pPr>
        <w:pStyle w:val="Normal"/>
        <w:ind w:firstLineChars="10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・コンピュータ特有の計算誤差が発生する可能性があるため、</w:t>
      </w:r>
      <w:r>
        <w:rPr>
          <w:rFonts w:hint="eastAsia"/>
        </w:rPr>
        <w:t>java.math.BigDecimal</w:t>
      </w:r>
      <w:r>
        <w:rPr>
          <w:rFonts w:hint="eastAsia"/>
        </w:rPr>
        <w:t>型を使用し、端数処理の丸めモードを厳密に指定して実装する制約とする。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1906" w:h="16838"/>
      <w:pgMar w:left="1077" w:right="1077" w:gutter="0" w:header="851" w:top="1440" w:footer="567" w:bottom="1440"/>
      <w:pgNumType w:start="0" w:fmt="decimal"/>
      <w:formProt w:val="false"/>
      <w:titlePg/>
      <w:textDirection w:val="lrTb"/>
      <w:docGrid w:type="lines" w:linePitch="245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0"/>
    <w:family w:val="roman"/>
    <w:pitch w:val="variable"/>
  </w:font>
  <w:font w:name="メイリオ">
    <w:charset w:val="80"/>
    <w:family w:val="roman"/>
    <w:pitch w:val="variable"/>
  </w:font>
  <w:font w:name="游ゴシック Medium">
    <w:charset w:val="80"/>
    <w:family w:val="roman"/>
    <w:pitch w:val="variable"/>
  </w:font>
  <w:font w:name="ＭＳ ゴシック">
    <w:charset w:val="80"/>
    <w:family w:val="roman"/>
    <w:pitch w:val="variable"/>
  </w:font>
  <w:font w:name="游明朝">
    <w:charset w:val="80"/>
    <w:family w:val="roman"/>
    <w:pitch w:val="variable"/>
  </w:font>
  <w:font w:name="Liberation Sans">
    <w:altName w:val="Arial"/>
    <w:charset w:val="80"/>
    <w:family w:val="swiss"/>
    <w:pitch w:val="variable"/>
  </w:font>
  <w:font w:name="Lucida Console">
    <w:charset w:val="80"/>
    <w:family w:val="roman"/>
    <w:pitch w:val="variable"/>
  </w:font>
  <w:font w:name="ＭＳ Ｐゴシック">
    <w:charset w:val="80"/>
    <w:family w:val="roman"/>
    <w:pitch w:val="variable"/>
  </w:font>
  <w:font w:name="Wingdings">
    <w:charset w:val="02"/>
    <w:family w:val="auto"/>
    <w:pitch w:val="variable"/>
  </w:font>
  <w:font w:name="Yu Gothic UI">
    <w:charset w:val="01"/>
    <w:family w:val="moder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40" w:after="0"/>
      <w:ind w:firstLineChars="100"/>
      <w:rPr/>
    </w:pPr>
    <w:r>
      <w:rPr/>
    </w:r>
  </w:p>
  <w:p>
    <w:pPr>
      <w:pStyle w:val="Normal"/>
      <w:ind w:firstLineChars="1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927427354"/>
      <w:docPartObj>
        <w:docPartGallery w:val="Page Numbers (Bottom of Page)"/>
        <w:docPartUnique w:val="true"/>
      </w:docPartObj>
    </w:sdtPr>
    <w:sdtContent>
      <w:p>
        <w:pPr>
          <w:pStyle w:val="Footer"/>
          <w:spacing w:before="240" w:after="0"/>
          <w:ind w:firstLineChars="100"/>
          <w:rPr>
            <w:rFonts w:cs="" w:cstheme="minorBidi" w:hint="eastAsia"/>
            <w:szCs w:val="21"/>
          </w:rPr>
        </w:pPr>
        <w:r>
          <w:rPr>
            <w:rFonts w:hint="eastAsia"/>
            <w:sz w:val="44"/>
            <w:szCs w:val="44"/>
          </w:rPr>
          <w:fldChar w:fldCharType="begin"/>
        </w:r>
        <w:r>
          <w:rPr>
            <w:rFonts w:hint="eastAsia"/>
            <w:sz w:val="44"/>
            <w:szCs w:val="44"/>
          </w:rPr>
          <w:instrText xml:space="preserve"> PAGE </w:instrText>
        </w:r>
        <w:r>
          <w:rPr>
            <w:rFonts w:hint="eastAsia"/>
            <w:sz w:val="44"/>
            <w:szCs w:val="44"/>
          </w:rPr>
          <w:fldChar w:fldCharType="separate"/>
        </w:r>
        <w:r>
          <w:rPr>
            <w:rFonts w:hint="eastAsia"/>
            <w:sz w:val="44"/>
            <w:szCs w:val="44"/>
          </w:rPr>
          <w:t>10</w:t>
        </w:r>
        <w:r>
          <w:rPr>
            <w:rFonts w:hint="eastAsia"/>
            <w:sz w:val="44"/>
            <w:szCs w:val="44"/>
          </w:rPr>
          <w:fldChar w:fldCharType="end"/>
        </w:r>
        <w:r>
          <w:rPr>
            <w:rFonts w:hint="eastAsia"/>
          </w:rPr>
          <w:t xml:space="preserve"> </w:t>
        </w:r>
        <w:r>
          <w:rPr>
            <w:rFonts w:hint="eastAsia"/>
          </w:rPr>
          <w:t xml:space="preserve">/ </w:t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NUMPAGES </w:instrText>
        </w:r>
        <w:r>
          <w:rPr>
            <w:rFonts w:hint="eastAsia"/>
          </w:rPr>
          <w:fldChar w:fldCharType="separate"/>
        </w:r>
        <w:r>
          <w:rPr>
            <w:rFonts w:hint="eastAsia"/>
          </w:rPr>
          <w:t>11</w:t>
        </w:r>
        <w:r>
          <w:rPr>
            <w:rFonts w:hint="eastAsia"/>
          </w:rPr>
          <w:fldChar w:fldCharType="end"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=</w:instrText>
        </w:r>
        <w:r>
          <w:rPr>
            <w:rFonts w:hint="eastAsia"/>
          </w:rPr>
          <w:fldChar w:fldCharType="separate"/>
        </w:r>
        <w:r>
          <w:rPr>
            <w:rFonts w:hint="eastAsia"/>
          </w:rPr>
        </w:r>
        <w:r>
          <w:rPr>
            <w:rFonts w:hint="eastAsia"/>
          </w:rPr>
          <w:fldChar w:fldCharType="end"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=</w:instrText>
        </w:r>
        <w:r>
          <w:rPr>
            <w:rFonts w:hint="eastAsia"/>
          </w:rPr>
          <w:fldChar w:fldCharType="separate"/>
        </w:r>
        <w:r>
          <w:rPr>
            <w:rFonts w:hint="eastAsia"/>
          </w:rPr>
        </w:r>
        <w:r>
          <w:rPr>
            <w:rFonts w:hint="eastAsia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938905208"/>
      <w:docPartObj>
        <w:docPartGallery w:val="Page Numbers (Bottom of Page)"/>
        <w:docPartUnique w:val="true"/>
      </w:docPartObj>
    </w:sdtPr>
    <w:sdtContent>
      <w:p>
        <w:pPr>
          <w:pStyle w:val="Footer"/>
          <w:spacing w:before="240" w:after="0"/>
          <w:ind w:firstLineChars="100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0</w:t>
        </w:r>
        <w:r>
          <w:rPr/>
          <w:fldChar w:fldCharType="end"/>
        </w:r>
      </w:p>
    </w:sdtContent>
  </w:sdt>
  <w:p>
    <w:pPr>
      <w:pStyle w:val="Footer"/>
      <w:spacing w:before="240" w:after="0"/>
      <w:ind w:firstLineChars="10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firstLineChars="100"/>
      <w:rPr/>
    </w:pPr>
    <w:r>
      <w:rPr/>
    </w:r>
  </w:p>
  <w:p>
    <w:pPr>
      <w:pStyle w:val="Normal"/>
      <w:ind w:firstLineChars="1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firstLineChars="100"/>
      <w:rPr/>
    </w:pPr>
    <w:r>
      <w:rPr/>
      <w:drawing>
        <wp:anchor distT="0" distB="0" distL="0" distR="0" simplePos="0" relativeHeight="11" behindDoc="1" locked="0" layoutInCell="1" allowOverlap="1">
          <wp:simplePos x="0" y="0"/>
          <wp:positionH relativeFrom="column">
            <wp:posOffset>4255770</wp:posOffset>
          </wp:positionH>
          <wp:positionV relativeFrom="paragraph">
            <wp:posOffset>-605790</wp:posOffset>
          </wp:positionV>
          <wp:extent cx="1120775" cy="1120775"/>
          <wp:effectExtent l="0" t="0" r="0" b="0"/>
          <wp:wrapNone/>
          <wp:docPr id="11" name="図 38" descr="C:\Users\user\Pictures\Web素材\テクスチャ\ウェーブ\テンプレート用\bg_sircl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図 38" descr="C:\Users\user\Pictures\Web素材\テクスチャ\ウェーブ\テンプレート用\bg_sircle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20775" cy="11207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21" behindDoc="1" locked="0" layoutInCell="1" allowOverlap="1">
          <wp:simplePos x="0" y="0"/>
          <wp:positionH relativeFrom="column">
            <wp:posOffset>5113020</wp:posOffset>
          </wp:positionH>
          <wp:positionV relativeFrom="paragraph">
            <wp:posOffset>-911225</wp:posOffset>
          </wp:positionV>
          <wp:extent cx="2242185" cy="2242185"/>
          <wp:effectExtent l="0" t="0" r="0" b="0"/>
          <wp:wrapNone/>
          <wp:docPr id="12" name="図 39" descr="C:\Users\user\Pictures\Web素材\テクスチャ\ウェーブ\テンプレート用\bg_sircl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図 39" descr="C:\Users\user\Pictures\Web素材\テクスチャ\ウェーブ\テンプレート用\bg_sircle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242185" cy="22421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31" behindDoc="1" locked="0" layoutInCell="1" allowOverlap="1">
          <wp:simplePos x="0" y="0"/>
          <wp:positionH relativeFrom="column">
            <wp:posOffset>-409575</wp:posOffset>
          </wp:positionH>
          <wp:positionV relativeFrom="paragraph">
            <wp:posOffset>-297180</wp:posOffset>
          </wp:positionV>
          <wp:extent cx="2409825" cy="442595"/>
          <wp:effectExtent l="0" t="0" r="0" b="0"/>
          <wp:wrapNone/>
          <wp:docPr id="13" name="図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図 1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2409825" cy="4425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51" behindDoc="1" locked="0" layoutInCell="1" allowOverlap="1">
          <wp:simplePos x="0" y="0"/>
          <wp:positionH relativeFrom="column">
            <wp:posOffset>4255770</wp:posOffset>
          </wp:positionH>
          <wp:positionV relativeFrom="paragraph">
            <wp:posOffset>-605790</wp:posOffset>
          </wp:positionV>
          <wp:extent cx="1120775" cy="1120775"/>
          <wp:effectExtent l="0" t="0" r="0" b="0"/>
          <wp:wrapNone/>
          <wp:docPr id="14" name="図 38 Copy 1" descr="C:\Users\user\Pictures\Web素材\テクスチャ\ウェーブ\テンプレート用\bg_sircl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図 38 Copy 1" descr="C:\Users\user\Pictures\Web素材\テクスチャ\ウェーブ\テンプレート用\bg_sircle.png"/>
                  <pic:cNvPicPr>
                    <a:picLocks noChangeAspect="1" noChangeArrowheads="1"/>
                  </pic:cNvPicPr>
                </pic:nvPicPr>
                <pic:blipFill>
                  <a:blip r:embed="rId4"/>
                  <a:stretch>
                    <a:fillRect/>
                  </a:stretch>
                </pic:blipFill>
                <pic:spPr bwMode="auto">
                  <a:xfrm>
                    <a:off x="0" y="0"/>
                    <a:ext cx="1120775" cy="11207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61" behindDoc="1" locked="0" layoutInCell="1" allowOverlap="1">
          <wp:simplePos x="0" y="0"/>
          <wp:positionH relativeFrom="column">
            <wp:posOffset>5113020</wp:posOffset>
          </wp:positionH>
          <wp:positionV relativeFrom="paragraph">
            <wp:posOffset>-911225</wp:posOffset>
          </wp:positionV>
          <wp:extent cx="2242185" cy="2242185"/>
          <wp:effectExtent l="0" t="0" r="0" b="0"/>
          <wp:wrapNone/>
          <wp:docPr id="15" name="図 39 Copy 1" descr="C:\Users\user\Pictures\Web素材\テクスチャ\ウェーブ\テンプレート用\bg_sircl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図 39 Copy 1" descr="C:\Users\user\Pictures\Web素材\テクスチャ\ウェーブ\テンプレート用\bg_sircle.png"/>
                  <pic:cNvPicPr>
                    <a:picLocks noChangeAspect="1" noChangeArrowheads="1"/>
                  </pic:cNvPicPr>
                </pic:nvPicPr>
                <pic:blipFill>
                  <a:blip r:embed="rId5"/>
                  <a:stretch>
                    <a:fillRect/>
                  </a:stretch>
                </pic:blipFill>
                <pic:spPr bwMode="auto">
                  <a:xfrm>
                    <a:off x="0" y="0"/>
                    <a:ext cx="2242185" cy="22421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71" behindDoc="1" locked="0" layoutInCell="1" allowOverlap="1">
          <wp:simplePos x="0" y="0"/>
          <wp:positionH relativeFrom="column">
            <wp:posOffset>-409575</wp:posOffset>
          </wp:positionH>
          <wp:positionV relativeFrom="paragraph">
            <wp:posOffset>-297180</wp:posOffset>
          </wp:positionV>
          <wp:extent cx="2409825" cy="442595"/>
          <wp:effectExtent l="0" t="0" r="0" b="0"/>
          <wp:wrapNone/>
          <wp:docPr id="16" name="図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図 1 Copy 1"/>
                  <pic:cNvPicPr>
                    <a:picLocks noChangeAspect="1" noChangeArrowheads="1"/>
                  </pic:cNvPicPr>
                </pic:nvPicPr>
                <pic:blipFill>
                  <a:blip r:embed="rId6"/>
                  <a:stretch>
                    <a:fillRect/>
                  </a:stretch>
                </pic:blipFill>
                <pic:spPr bwMode="auto">
                  <a:xfrm>
                    <a:off x="0" y="0"/>
                    <a:ext cx="2409825" cy="4425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firstLineChars="100"/>
      <w:rPr/>
    </w:pPr>
    <w:r>
      <w:drawing>
        <wp:anchor distT="0" distB="0" distL="0" distR="0" simplePos="0" relativeHeight="32" behindDoc="1" locked="0" layoutInCell="1" allowOverlap="1">
          <wp:simplePos x="0" y="0"/>
          <wp:positionH relativeFrom="column">
            <wp:posOffset>-727075</wp:posOffset>
          </wp:positionH>
          <wp:positionV relativeFrom="paragraph">
            <wp:posOffset>4446905</wp:posOffset>
          </wp:positionV>
          <wp:extent cx="7608570" cy="5706745"/>
          <wp:effectExtent l="0" t="0" r="0" b="0"/>
          <wp:wrapNone/>
          <wp:docPr id="17" name="図 41" descr="C:\Users\user\Pictures\Web素材\テクスチャ\ウェーブ\テンプレート用\bg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図 41" descr="C:\Users\user\Pictures\Web素材\テクスチャ\ウェーブ\テンプレート用\bg2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608570" cy="57067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/>
      <w:t xml:space="preserve">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space"/>
      <w:lvlText w:val=""/>
      <w:lvlJc w:val="left"/>
      <w:pPr>
        <w:tabs>
          <w:tab w:val="num" w:pos="0"/>
        </w:tabs>
        <w:ind w:left="420" w:hanging="307"/>
      </w:pPr>
      <w:rPr>
        <w:rFonts w:ascii="Wingdings" w:hAnsi="Wingdings" w:cs="Wingdings" w:hint="default"/>
        <w:sz w:val="16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"/>
      <w:lvlJc w:val="left"/>
      <w:pPr>
        <w:tabs>
          <w:tab w:val="num" w:pos="0"/>
        </w:tabs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tabs>
          <w:tab w:val="num" w:pos="0"/>
        </w:tabs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"/>
      <w:lvlJc w:val="left"/>
      <w:pPr>
        <w:tabs>
          <w:tab w:val="num" w:pos="0"/>
        </w:tabs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tabs>
          <w:tab w:val="num" w:pos="0"/>
        </w:tabs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"/>
      <w:lvlJc w:val="left"/>
      <w:pPr>
        <w:tabs>
          <w:tab w:val="num" w:pos="0"/>
        </w:tabs>
        <w:ind w:left="3780" w:hanging="42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FullWidth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FullWidth"/>
      <w:suff w:val="nothing"/>
      <w:lvlText w:val="%1-%2"/>
      <w:lvlJc w:val="left"/>
      <w:pPr>
        <w:tabs>
          <w:tab w:val="num" w:pos="0"/>
        </w:tabs>
        <w:ind w:left="840" w:hanging="0"/>
      </w:pPr>
      <w:rPr/>
    </w:lvl>
    <w:lvl w:ilvl="2">
      <w:start w:val="1"/>
      <w:numFmt w:val="decimalFullWidth"/>
      <w:suff w:val="nothing"/>
      <w:lvlText w:val="%1-%2-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FullWidth"/>
      <w:suff w:val="nothing"/>
      <w:lvlText w:val="%1-%2-%3-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decimalFullWidth"/>
      <w:suff w:val="nothing"/>
      <w:lvlText w:val="%1-%2-%3-%4-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decimalFullWidth"/>
      <w:suff w:val="nothing"/>
      <w:lvlText w:val="%1-%2-%3-%4-%5-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FullWidth"/>
      <w:suff w:val="nothing"/>
      <w:lvlText w:val="%1-%2-%3-%4-%5-%6-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decimalFullWidth"/>
      <w:suff w:val="nothing"/>
      <w:lvlText w:val="%1-%2-%3-%4-%5-%6-%7-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decimalFullWidth"/>
      <w:suff w:val="nothing"/>
      <w:lvlText w:val="%1-%2-%3-%4-%5-%6-%7-%8-%9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numFmt w:val="bullet"/>
      <w:suff w:val="space"/>
      <w:lvlText w:val="・"/>
      <w:lvlJc w:val="left"/>
      <w:pPr>
        <w:tabs>
          <w:tab w:val="num" w:pos="0"/>
        </w:tabs>
        <w:ind w:left="0" w:hanging="0"/>
      </w:pPr>
      <w:rPr>
        <w:rFonts w:ascii="Yu Gothic UI" w:hAnsi="Yu Gothic UI" w:cs="Yu Gothic UI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vanish w:val="false"/>
        <w:color w:val="000000"/>
        <w:spacing w:val="0"/>
        <w:position w:val="0"/>
        <w:sz w:val="21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>
          <w14:cntxtAlts/>
        </w14:cntxtAlts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315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"/>
      <w:lvlJc w:val="left"/>
      <w:pPr>
        <w:tabs>
          <w:tab w:val="num" w:pos="0"/>
        </w:tabs>
        <w:ind w:left="357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99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tabs>
          <w:tab w:val="num" w:pos="0"/>
        </w:tabs>
        <w:ind w:left="441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"/>
      <w:lvlJc w:val="left"/>
      <w:pPr>
        <w:tabs>
          <w:tab w:val="num" w:pos="0"/>
        </w:tabs>
        <w:ind w:left="483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25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tabs>
          <w:tab w:val="num" w:pos="0"/>
        </w:tabs>
        <w:ind w:left="567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"/>
      <w:lvlJc w:val="left"/>
      <w:pPr>
        <w:tabs>
          <w:tab w:val="num" w:pos="0"/>
        </w:tabs>
        <w:ind w:left="6090" w:hanging="420"/>
      </w:pPr>
      <w:rPr>
        <w:rFonts w:ascii="Wingdings" w:hAnsi="Wingdings" w:cs="Wingdings" w:hint="default"/>
      </w:rPr>
    </w:lvl>
  </w:abstractNum>
  <w:abstractNum w:abstractNumId="4">
    <w:lvl w:ilvl="0">
      <w:numFmt w:val="bullet"/>
      <w:suff w:val="space"/>
      <w:lvlText w:val="・"/>
      <w:lvlJc w:val="left"/>
      <w:pPr>
        <w:tabs>
          <w:tab w:val="num" w:pos="0"/>
        </w:tabs>
        <w:ind w:left="0" w:hanging="0"/>
      </w:pPr>
      <w:rPr>
        <w:rFonts w:ascii="Yu Gothic UI" w:hAnsi="Yu Gothic UI" w:cs="Yu Gothic UI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vanish w:val="false"/>
        <w:color w:val="000000"/>
        <w:spacing w:val="0"/>
        <w:position w:val="0"/>
        <w:sz w:val="21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>
          <w14:cntxtAlts/>
        </w14:cntxtAlts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315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"/>
      <w:lvlJc w:val="left"/>
      <w:pPr>
        <w:tabs>
          <w:tab w:val="num" w:pos="0"/>
        </w:tabs>
        <w:ind w:left="357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99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tabs>
          <w:tab w:val="num" w:pos="0"/>
        </w:tabs>
        <w:ind w:left="441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"/>
      <w:lvlJc w:val="left"/>
      <w:pPr>
        <w:tabs>
          <w:tab w:val="num" w:pos="0"/>
        </w:tabs>
        <w:ind w:left="483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25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tabs>
          <w:tab w:val="num" w:pos="0"/>
        </w:tabs>
        <w:ind w:left="567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"/>
      <w:lvlJc w:val="left"/>
      <w:pPr>
        <w:tabs>
          <w:tab w:val="num" w:pos="0"/>
        </w:tabs>
        <w:ind w:left="6090" w:hanging="42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90"/>
  <w:defaultTabStop w:val="840"/>
  <w:autoHyphenation w:val="true"/>
  <w:hyphenationZone w:val="0"/>
  <w:compat>
    <w:doNotExpandShiftReturn/>
    <w:balanceSingleByteDoubleByteWidth/>
    <w:doNotBreakWrappedTables/>
    <w:ulTrailSpac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メイリオ" w:hAnsi="メイリオ" w:eastAsia="メイリオ" w:cs="" w:asciiTheme="minorHAnsi" w:cstheme="minorBidi" w:eastAsiaTheme="minorEastAsia" w:hAnsiTheme="minorHAnsi"/>
        <w:kern w:val="2"/>
        <w:sz w:val="21"/>
        <w:szCs w:val="21"/>
        <w:lang w:val="en-US" w:eastAsia="ja-JP" w:bidi="ar-SA"/>
      </w:rPr>
    </w:rPrDefault>
    <w:pPrDefault>
      <w:pPr>
        <w:suppressAutoHyphens w:val="true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uiPriority="9" w:semiHidden="1" w:unhideWhenUsed="1" w:qFormat="1"/>
    <w:lsdException w:name="heading 3" w:locked="0" w:uiPriority="9" w:semiHidden="1" w:unhideWhenUsed="1" w:qFormat="1"/>
    <w:lsdException w:name="heading 4" w:locked="0" w:uiPriority="9" w:semiHidden="1" w:unhideWhenUsed="1" w:qFormat="1"/>
    <w:lsdException w:name="heading 5" w:locked="0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uiPriority="39" w:semiHidden="1" w:unhideWhenUsed="1"/>
    <w:lsdException w:name="toc 2" w:locked="0" w:uiPriority="39" w:semiHidden="1" w:unhideWhenUsed="1"/>
    <w:lsdException w:name="toc 3" w:locked="0" w:uiPriority="39" w:semiHidden="1" w:unhideWhenUsed="1"/>
    <w:lsdException w:name="toc 4" w:locked="0" w:uiPriority="39" w:semiHidden="1" w:unhideWhenUsed="1"/>
    <w:lsdException w:name="toc 5" w:locked="0" w:uiPriority="39" w:semiHidden="1" w:unhideWhenUsed="1"/>
    <w:lsdException w:name="toc 6" w:locked="0" w:uiPriority="39" w:semiHidden="1" w:unhideWhenUsed="1"/>
    <w:lsdException w:name="toc 7" w:locked="0" w:uiPriority="39" w:semiHidden="1" w:unhideWhenUsed="1"/>
    <w:lsdException w:name="toc 8" w:locked="0" w:uiPriority="39" w:semiHidden="1" w:unhideWhenUsed="1"/>
    <w:lsdException w:name="toc 9" w:locked="0" w:uiPriority="39" w:semiHidden="1" w:unhideWhenUsed="1"/>
    <w:lsdException w:name="Normal Indent" w:semiHidden="1" w:unhideWhenUsed="1"/>
    <w:lsdException w:name="footnote text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locked="0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locked="0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0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iPriority="0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locked="0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locked="0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locked="0" w:uiPriority="39" w:semiHidden="1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styleId="Normal" w:default="1">
    <w:name w:val="Normal"/>
    <w:qFormat/>
    <w:rsid w:val="00ac448d"/>
    <w:pPr>
      <w:widowControl w:val="false"/>
      <w:suppressAutoHyphens w:val="true"/>
      <w:bidi w:val="0"/>
      <w:spacing w:before="0" w:after="0"/>
      <w:ind w:firstLineChars="100"/>
      <w:jc w:val="left"/>
    </w:pPr>
    <w:rPr>
      <w:rFonts w:ascii="游ゴシック Medium" w:hAnsi="游ゴシック Medium" w:eastAsia="游ゴシック Medium" w:cs=""/>
      <w:color w:themeColor="text1" w:val="000000"/>
      <w:kern w:val="2"/>
      <w:sz w:val="18"/>
      <w:szCs w:val="21"/>
      <w:lang w:val="en-US" w:eastAsia="ja-JP" w:bidi="ar-SA"/>
    </w:rPr>
  </w:style>
  <w:style w:type="paragraph" w:styleId="Heading1">
    <w:name w:val="heading 1"/>
    <w:basedOn w:val="BodyText"/>
    <w:next w:val="BodyText"/>
    <w:link w:val="1"/>
    <w:autoRedefine/>
    <w:uiPriority w:val="9"/>
    <w:qFormat/>
    <w:locked/>
    <w:rsid w:val="00225534"/>
    <w:pPr>
      <w:keepNext w:val="true"/>
      <w:numPr>
        <w:ilvl w:val="0"/>
        <w:numId w:val="2"/>
      </w:numPr>
      <w:pBdr>
        <w:top w:val="single" w:sz="4" w:space="1" w:color="70ADC9"/>
        <w:left w:val="single" w:sz="48" w:space="4" w:color="70ADC9"/>
        <w:bottom w:val="single" w:sz="4" w:space="1" w:color="70ADC9"/>
      </w:pBdr>
      <w:spacing w:before="180" w:after="180"/>
      <w:ind w:hangingChars="0" w:hanging="0" w:rightChars="100"/>
      <w:outlineLvl w:val="0"/>
    </w:pPr>
    <w:rPr>
      <w:rFonts w:ascii="メイリオ" w:hAnsi="メイリオ" w:eastAsia="HG創英角ｺﾞｼｯｸUB" w:cs="" w:asciiTheme="majorHAnsi" w:cstheme="majorBidi" w:hAnsiTheme="majorHAnsi"/>
      <w:color w:val="70ADC9"/>
      <w:sz w:val="48"/>
    </w:rPr>
  </w:style>
  <w:style w:type="paragraph" w:styleId="Heading2">
    <w:name w:val="heading 2"/>
    <w:basedOn w:val="Normal"/>
    <w:next w:val="Normal"/>
    <w:link w:val="2"/>
    <w:autoRedefine/>
    <w:uiPriority w:val="9"/>
    <w:unhideWhenUsed/>
    <w:qFormat/>
    <w:locked/>
    <w:rsid w:val="00a05f65"/>
    <w:pPr>
      <w:keepNext w:val="true"/>
      <w:numPr>
        <w:ilvl w:val="1"/>
        <w:numId w:val="2"/>
      </w:numPr>
      <w:spacing w:lineRule="atLeast" w:line="240" w:before="0" w:after="180"/>
      <w:ind w:hangingChars="0" w:hanging="0" w:leftChars="100" w:rightChars="100"/>
      <w:outlineLvl w:val="1"/>
    </w:pPr>
    <w:rPr>
      <w:sz w:val="24"/>
    </w:rPr>
  </w:style>
  <w:style w:type="paragraph" w:styleId="Heading3">
    <w:name w:val="heading 3"/>
    <w:basedOn w:val="BodyText"/>
    <w:next w:val="Normal"/>
    <w:link w:val="3"/>
    <w:uiPriority w:val="9"/>
    <w:unhideWhenUsed/>
    <w:qFormat/>
    <w:locked/>
    <w:rsid w:val="00225534"/>
    <w:pPr>
      <w:keepNext w:val="true"/>
      <w:spacing w:lineRule="atLeast" w:line="220" w:before="50" w:after="140"/>
      <w:ind w:hangingChars="0" w:hanging="0" w:leftChars="100" w:rightChars="100"/>
      <w:outlineLvl w:val="2"/>
    </w:pPr>
    <w:rPr>
      <w:rFonts w:ascii="メイリオ" w:hAnsi="メイリオ" w:cs="" w:asciiTheme="majorHAnsi" w:cstheme="majorBidi" w:hAnsiTheme="majorHAnsi"/>
    </w:rPr>
  </w:style>
  <w:style w:type="paragraph" w:styleId="Heading4">
    <w:name w:val="heading 4"/>
    <w:basedOn w:val="BodyText"/>
    <w:next w:val="BodyText"/>
    <w:link w:val="4"/>
    <w:uiPriority w:val="9"/>
    <w:unhideWhenUsed/>
    <w:qFormat/>
    <w:locked/>
    <w:rsid w:val="00225534"/>
    <w:pPr>
      <w:keepNext w:val="true"/>
      <w:spacing w:lineRule="atLeast" w:line="200"/>
      <w:ind w:leftChars="100" w:rightChars="100"/>
      <w:outlineLvl w:val="3"/>
    </w:pPr>
    <w:rPr>
      <w:bCs/>
      <w:u w:val="single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locked/>
    <w:rsid w:val="00225534"/>
    <w:pPr>
      <w:keepNext w:val="true"/>
      <w:outlineLvl w:val="4"/>
    </w:pPr>
    <w:rPr>
      <w:rFonts w:ascii="メイリオ" w:hAnsi="メイリオ" w:eastAsia="メイリオ" w:cs="" w:asciiTheme="majorHAnsi" w:cstheme="majorBidi" w:eastAsiaTheme="majorEastAsia" w:hAnsiTheme="majorHAnsi"/>
    </w:rPr>
  </w:style>
  <w:style w:type="character" w:styleId="DefaultParagraphFont" w:default="1">
    <w:name w:val="Default Paragraph Font"/>
    <w:uiPriority w:val="1"/>
    <w:unhideWhenUsed/>
    <w:qFormat/>
    <w:rsid w:val="00225534"/>
    <w:rPr/>
  </w:style>
  <w:style w:type="character" w:styleId="Style9" w:customStyle="1">
    <w:name w:val="ヘッダー (文字)"/>
    <w:basedOn w:val="DefaultParagraphFont"/>
    <w:uiPriority w:val="99"/>
    <w:qFormat/>
    <w:rsid w:val="00225534"/>
    <w:rPr>
      <w:rFonts w:ascii="游ゴシック Medium" w:hAnsi="游ゴシック Medium" w:eastAsia="游ゴシック Medium"/>
      <w:color w:themeColor="text1" w:val="000000"/>
      <w:sz w:val="18"/>
    </w:rPr>
  </w:style>
  <w:style w:type="character" w:styleId="Style10" w:customStyle="1">
    <w:name w:val="フッター (文字)"/>
    <w:basedOn w:val="DefaultParagraphFont"/>
    <w:uiPriority w:val="99"/>
    <w:qFormat/>
    <w:rsid w:val="00225534"/>
    <w:rPr>
      <w:rFonts w:ascii="游ゴシック Medium" w:hAnsi="游ゴシック Medium" w:eastAsia="游ゴシック Medium" w:cs="Times New Roman"/>
      <w:color w:themeColor="text1" w:val="000000"/>
      <w:sz w:val="18"/>
      <w:szCs w:val="24"/>
    </w:rPr>
  </w:style>
  <w:style w:type="character" w:styleId="Style11" w:customStyle="1">
    <w:name w:val="吹き出し (文字)"/>
    <w:basedOn w:val="DefaultParagraphFont"/>
    <w:link w:val="BalloonText"/>
    <w:uiPriority w:val="99"/>
    <w:semiHidden/>
    <w:qFormat/>
    <w:rsid w:val="00225534"/>
    <w:rPr>
      <w:rFonts w:ascii="メイリオ" w:hAnsi="メイリオ" w:eastAsia="メイリオ" w:cs="" w:asciiTheme="majorHAnsi" w:cstheme="majorBidi" w:eastAsiaTheme="majorEastAsia" w:hAnsiTheme="majorHAnsi"/>
      <w:color w:themeColor="text1" w:val="000000"/>
      <w:sz w:val="18"/>
      <w:szCs w:val="18"/>
    </w:rPr>
  </w:style>
  <w:style w:type="character" w:styleId="Style12" w:customStyle="1">
    <w:name w:val="行間詰め (文字)"/>
    <w:basedOn w:val="DefaultParagraphFont"/>
    <w:link w:val="NoSpacing"/>
    <w:uiPriority w:val="1"/>
    <w:qFormat/>
    <w:rsid w:val="00225534"/>
    <w:rPr>
      <w:kern w:val="0"/>
      <w:sz w:val="22"/>
    </w:rPr>
  </w:style>
  <w:style w:type="character" w:styleId="1" w:customStyle="1">
    <w:name w:val="見出し 1 (文字)"/>
    <w:basedOn w:val="DefaultParagraphFont"/>
    <w:uiPriority w:val="9"/>
    <w:qFormat/>
    <w:rsid w:val="00225534"/>
    <w:rPr>
      <w:rFonts w:ascii="メイリオ" w:hAnsi="メイリオ" w:eastAsia="HG創英角ｺﾞｼｯｸUB" w:cs="" w:asciiTheme="majorHAnsi" w:cstheme="majorBidi" w:hAnsiTheme="majorHAnsi"/>
      <w:color w:val="70ADC9"/>
      <w:sz w:val="48"/>
      <w:szCs w:val="24"/>
    </w:rPr>
  </w:style>
  <w:style w:type="character" w:styleId="2" w:customStyle="1">
    <w:name w:val="見出し 2 (文字)"/>
    <w:basedOn w:val="DefaultParagraphFont"/>
    <w:uiPriority w:val="9"/>
    <w:qFormat/>
    <w:rsid w:val="00a05f65"/>
    <w:rPr>
      <w:rFonts w:ascii="游ゴシック Medium" w:hAnsi="游ゴシック Medium" w:eastAsia="游ゴシック Medium"/>
      <w:color w:themeColor="text1" w:val="000000"/>
      <w:sz w:val="24"/>
    </w:rPr>
  </w:style>
  <w:style w:type="character" w:styleId="3" w:customStyle="1">
    <w:name w:val="見出し 3 (文字)"/>
    <w:basedOn w:val="DefaultParagraphFont"/>
    <w:uiPriority w:val="9"/>
    <w:qFormat/>
    <w:rsid w:val="00225534"/>
    <w:rPr>
      <w:rFonts w:ascii="メイリオ" w:hAnsi="メイリオ" w:eastAsia="游ゴシック Medium" w:cs="" w:asciiTheme="majorHAnsi" w:cstheme="majorBidi" w:hAnsiTheme="majorHAnsi"/>
      <w:color w:themeColor="text1" w:val="000000"/>
      <w:sz w:val="18"/>
      <w:szCs w:val="24"/>
    </w:rPr>
  </w:style>
  <w:style w:type="character" w:styleId="PlaceholderText">
    <w:name w:val="Placeholder Text"/>
    <w:basedOn w:val="DefaultParagraphFont"/>
    <w:uiPriority w:val="99"/>
    <w:semiHidden/>
    <w:qFormat/>
    <w:locked/>
    <w:rsid w:val="00225534"/>
    <w:rPr>
      <w:color w:val="808080"/>
    </w:rPr>
  </w:style>
  <w:style w:type="character" w:styleId="Hyperlink">
    <w:name w:val="Hyperlink"/>
    <w:basedOn w:val="DefaultParagraphFont"/>
    <w:uiPriority w:val="99"/>
    <w:unhideWhenUsed/>
    <w:locked/>
    <w:rsid w:val="00225534"/>
    <w:rPr>
      <w:color w:themeColor="hyperlink"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qFormat/>
    <w:locked/>
    <w:rsid w:val="00225534"/>
    <w:rPr>
      <w:sz w:val="18"/>
      <w:szCs w:val="18"/>
    </w:rPr>
  </w:style>
  <w:style w:type="character" w:styleId="Style13" w:customStyle="1">
    <w:name w:val="コメント文字列 (文字)"/>
    <w:basedOn w:val="DefaultParagraphFont"/>
    <w:uiPriority w:val="99"/>
    <w:semiHidden/>
    <w:qFormat/>
    <w:rsid w:val="00225534"/>
    <w:rPr>
      <w:rFonts w:ascii="游ゴシック Medium" w:hAnsi="游ゴシック Medium" w:eastAsia="游ゴシック Medium"/>
      <w:color w:themeColor="text1" w:val="000000"/>
      <w:sz w:val="18"/>
    </w:rPr>
  </w:style>
  <w:style w:type="character" w:styleId="Style14" w:customStyle="1">
    <w:name w:val="コメント内容 (文字)"/>
    <w:basedOn w:val="Style13"/>
    <w:link w:val="annotationsubject"/>
    <w:uiPriority w:val="99"/>
    <w:semiHidden/>
    <w:qFormat/>
    <w:rsid w:val="00225534"/>
    <w:rPr>
      <w:rFonts w:ascii="游ゴシック Medium" w:hAnsi="游ゴシック Medium" w:eastAsia="游ゴシック Medium"/>
      <w:b/>
      <w:bCs/>
      <w:color w:themeColor="text1" w:val="000000"/>
      <w:sz w:val="18"/>
    </w:rPr>
  </w:style>
  <w:style w:type="character" w:styleId="4" w:customStyle="1">
    <w:name w:val="見出し 4 (文字)"/>
    <w:basedOn w:val="DefaultParagraphFont"/>
    <w:uiPriority w:val="9"/>
    <w:qFormat/>
    <w:rsid w:val="00225534"/>
    <w:rPr>
      <w:rFonts w:ascii="游ゴシック Medium" w:hAnsi="游ゴシック Medium" w:eastAsia="游ゴシック Medium" w:cs="Times New Roman"/>
      <w:bCs/>
      <w:color w:themeColor="text1" w:val="000000"/>
      <w:sz w:val="18"/>
      <w:szCs w:val="24"/>
      <w:u w:val="single"/>
    </w:rPr>
  </w:style>
  <w:style w:type="character" w:styleId="5" w:customStyle="1">
    <w:name w:val="見出し 5 (文字)"/>
    <w:basedOn w:val="DefaultParagraphFont"/>
    <w:uiPriority w:val="9"/>
    <w:semiHidden/>
    <w:qFormat/>
    <w:rsid w:val="00225534"/>
    <w:rPr>
      <w:rFonts w:ascii="メイリオ" w:hAnsi="メイリオ" w:eastAsia="メイリオ" w:cs="" w:asciiTheme="majorHAnsi" w:cstheme="majorBidi" w:eastAsiaTheme="majorEastAsia" w:hAnsiTheme="majorHAnsi"/>
      <w:color w:themeColor="text1" w:val="000000"/>
      <w:sz w:val="18"/>
    </w:rPr>
  </w:style>
  <w:style w:type="character" w:styleId="Style15" w:customStyle="1">
    <w:name w:val="表題 (文字)"/>
    <w:basedOn w:val="DefaultParagraphFont"/>
    <w:uiPriority w:val="10"/>
    <w:qFormat/>
    <w:rsid w:val="00225534"/>
    <w:rPr>
      <w:rFonts w:ascii="メイリオ" w:hAnsi="メイリオ" w:eastAsia="メイリオ" w:cs="" w:asciiTheme="majorHAnsi" w:cstheme="majorBidi" w:eastAsiaTheme="majorEastAsia" w:hAnsiTheme="majorHAnsi"/>
      <w:color w:val="70ADC9"/>
      <w:sz w:val="72"/>
      <w:szCs w:val="32"/>
    </w:rPr>
  </w:style>
  <w:style w:type="character" w:styleId="Style16" w:customStyle="1">
    <w:name w:val="副題 (文字)"/>
    <w:basedOn w:val="DefaultParagraphFont"/>
    <w:uiPriority w:val="11"/>
    <w:qFormat/>
    <w:rsid w:val="00225534"/>
    <w:rPr>
      <w:rFonts w:ascii="メイリオ" w:hAnsi="メイリオ" w:eastAsia="メイリオ" w:cs="" w:asciiTheme="majorHAnsi" w:cstheme="majorBidi" w:eastAsiaTheme="majorEastAsia" w:hAnsiTheme="majorHAnsi"/>
      <w:color w:themeColor="text1" w:val="000000"/>
      <w:sz w:val="24"/>
      <w:szCs w:val="24"/>
    </w:rPr>
  </w:style>
  <w:style w:type="character" w:styleId="Style17" w:customStyle="1">
    <w:name w:val="タイトル (文字)"/>
    <w:basedOn w:val="DefaultParagraphFont"/>
    <w:link w:val="Style27"/>
    <w:qFormat/>
    <w:rsid w:val="00225534"/>
    <w:rPr>
      <w:rFonts w:ascii="メイリオ" w:hAnsi="メイリオ" w:eastAsia="游明朝" w:cs="メイリオ"/>
      <w:color w:val="70ADC9"/>
      <w:sz w:val="96"/>
      <w:szCs w:val="72"/>
    </w:rPr>
  </w:style>
  <w:style w:type="character" w:styleId="HTMLCode">
    <w:name w:val="HTML Code"/>
    <w:qFormat/>
    <w:locked/>
    <w:rsid w:val="00225534"/>
    <w:rPr>
      <w:rFonts w:ascii="ＭＳ ゴシック" w:hAnsi="ＭＳ ゴシック" w:eastAsia="ＭＳ ゴシック" w:cs="ＭＳ ゴシック"/>
      <w:sz w:val="24"/>
      <w:szCs w:val="24"/>
    </w:rPr>
  </w:style>
  <w:style w:type="character" w:styleId="apple-converted-space" w:customStyle="1">
    <w:name w:val="apple-converted-space"/>
    <w:basedOn w:val="DefaultParagraphFont"/>
    <w:qFormat/>
    <w:rsid w:val="00225534"/>
    <w:rPr/>
  </w:style>
  <w:style w:type="character" w:styleId="Style18" w:customStyle="1">
    <w:name w:val="本文 (文字)"/>
    <w:basedOn w:val="DefaultParagraphFont"/>
    <w:qFormat/>
    <w:rsid w:val="00225534"/>
    <w:rPr>
      <w:rFonts w:ascii="游ゴシック Medium" w:hAnsi="游ゴシック Medium" w:eastAsia="游ゴシック Medium" w:cs="Times New Roman"/>
      <w:color w:themeColor="text1" w:val="000000"/>
      <w:sz w:val="18"/>
      <w:szCs w:val="24"/>
    </w:rPr>
  </w:style>
  <w:style w:type="character" w:styleId="Style19" w:customStyle="1">
    <w:name w:val="本文インデント (文字)"/>
    <w:basedOn w:val="DefaultParagraphFont"/>
    <w:uiPriority w:val="99"/>
    <w:semiHidden/>
    <w:qFormat/>
    <w:rsid w:val="00225534"/>
    <w:rPr>
      <w:rFonts w:ascii="游ゴシック Medium" w:hAnsi="游ゴシック Medium" w:eastAsia="游ゴシック Medium"/>
      <w:color w:themeColor="text1" w:val="000000"/>
      <w:sz w:val="18"/>
    </w:rPr>
  </w:style>
  <w:style w:type="character" w:styleId="-9pt" w:customStyle="1">
    <w:name w:val="本文-9pt (文字)"/>
    <w:basedOn w:val="DefaultParagraphFont"/>
    <w:link w:val="-9pt1"/>
    <w:qFormat/>
    <w:rsid w:val="00225534"/>
    <w:rPr>
      <w:rFonts w:ascii="游ゴシック Medium" w:hAnsi="游ゴシック Medium" w:eastAsia="游ゴシック Medium" w:cs="Times New Roman"/>
      <w:color w:themeColor="text1" w:val="000000"/>
      <w:sz w:val="18"/>
      <w:szCs w:val="18"/>
    </w:rPr>
  </w:style>
  <w:style w:type="character" w:styleId="-" w:customStyle="1">
    <w:name w:val="本文-図 (文字)"/>
    <w:basedOn w:val="DefaultParagraphFont"/>
    <w:link w:val="-2"/>
    <w:qFormat/>
    <w:rsid w:val="00225534"/>
    <w:rPr>
      <w:rFonts w:ascii="游ゴシック Medium" w:hAnsi="游ゴシック Medium" w:eastAsia="游ゴシック Medium" w:cs="Times New Roman"/>
      <w:color w:themeColor="text1" w:val="000000"/>
      <w:sz w:val="18"/>
      <w:szCs w:val="24"/>
    </w:rPr>
  </w:style>
  <w:style w:type="character" w:styleId="Style20" w:customStyle="1">
    <w:name w:val="リスト段落 (文字)"/>
    <w:basedOn w:val="DefaultParagraphFont"/>
    <w:link w:val="ListParagraph"/>
    <w:uiPriority w:val="34"/>
    <w:qFormat/>
    <w:rsid w:val="00225534"/>
    <w:rPr>
      <w:rFonts w:ascii="游ゴシック Medium" w:hAnsi="游ゴシック Medium" w:eastAsia="游ゴシック Medium"/>
      <w:color w:themeColor="text1" w:val="000000"/>
      <w:sz w:val="18"/>
    </w:rPr>
  </w:style>
  <w:style w:type="character" w:styleId="Style21" w:customStyle="1">
    <w:name w:val="中黒 (文字)"/>
    <w:basedOn w:val="DefaultParagraphFont"/>
    <w:link w:val="Style29"/>
    <w:qFormat/>
    <w:rsid w:val="00225534"/>
    <w:rPr>
      <w:rFonts w:ascii="游ゴシック Medium" w:hAnsi="游ゴシック Medium" w:eastAsia="游ゴシック Medium"/>
      <w:color w:themeColor="text1" w:val="000000"/>
      <w:sz w:val="18"/>
    </w:rPr>
  </w:style>
  <w:style w:type="character" w:styleId="Style22" w:customStyle="1">
    <w:name w:val="表 (文字)"/>
    <w:basedOn w:val="DefaultParagraphFont"/>
    <w:link w:val="Style35"/>
    <w:qFormat/>
    <w:rsid w:val="00225534"/>
    <w:rPr>
      <w:rFonts w:ascii="游明朝" w:hAnsi="游明朝" w:eastAsia="游ゴシック Medium" w:cs="メイリオ"/>
      <w:color w:themeColor="text1" w:val="000000"/>
      <w:sz w:val="18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25534"/>
    <w:rPr>
      <w:color w:val="605E5C"/>
      <w:shd w:fill="E1DFDD" w:val="clear"/>
    </w:rPr>
  </w:style>
  <w:style w:type="character" w:styleId="-1" w:customStyle="1">
    <w:name w:val="標準-赤字強調 (文字)"/>
    <w:basedOn w:val="DefaultParagraphFont"/>
    <w:link w:val="-3"/>
    <w:qFormat/>
    <w:rsid w:val="006e6bcd"/>
    <w:rPr>
      <w:rFonts w:ascii="游ゴシック Medium" w:hAnsi="游ゴシック Medium" w:eastAsia="游ゴシック Medium"/>
      <w:color w:val="FF0000"/>
      <w:sz w:val="24"/>
      <w:szCs w:val="32"/>
    </w:rPr>
  </w:style>
  <w:style w:type="character" w:styleId="user">
    <w:name w:val="索引ジャンプ (user)"/>
    <w:qFormat/>
    <w:rPr/>
  </w:style>
  <w:style w:type="character" w:styleId="Style23">
    <w:name w:val="索引ジャンプ"/>
    <w:qFormat/>
    <w:rPr/>
  </w:style>
  <w:style w:type="character" w:styleId="LineNumber">
    <w:name w:val="line number"/>
    <w:rPr/>
  </w:style>
  <w:style w:type="paragraph" w:styleId="Style24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Arial"/>
      <w:sz w:val="28"/>
      <w:szCs w:val="28"/>
    </w:rPr>
  </w:style>
  <w:style w:type="paragraph" w:styleId="BodyText">
    <w:name w:val="Body Text"/>
    <w:basedOn w:val="Normal"/>
    <w:link w:val="Style18"/>
    <w:locked/>
    <w:rsid w:val="00225534"/>
    <w:pPr/>
    <w:rPr>
      <w:rFonts w:cs="Times New Roman"/>
      <w:szCs w:val="24"/>
    </w:rPr>
  </w:style>
  <w:style w:type="paragraph" w:styleId="List">
    <w:name w:val="List"/>
    <w:basedOn w:val="BodyText"/>
    <w:locked/>
    <w:rsid w:val="00225534"/>
    <w:pPr>
      <w:widowControl/>
      <w:ind w:hangingChars="0" w:hanging="0"/>
    </w:pPr>
    <w:rPr>
      <w:rFonts w:cs="Arial"/>
      <w:szCs w:val="21"/>
    </w:rPr>
  </w:style>
  <w:style w:type="paragraph" w:styleId="Caption">
    <w:name w:val="caption"/>
    <w:basedOn w:val="Normal"/>
    <w:next w:val="Normal"/>
    <w:uiPriority w:val="35"/>
    <w:unhideWhenUsed/>
    <w:qFormat/>
    <w:locked/>
    <w:rsid w:val="00225534"/>
    <w:pPr/>
    <w:rPr>
      <w:bCs/>
    </w:rPr>
  </w:style>
  <w:style w:type="paragraph" w:styleId="Style25">
    <w:name w:val="索引"/>
    <w:basedOn w:val="Normal"/>
    <w:qFormat/>
    <w:pPr>
      <w:suppressLineNumbers/>
    </w:pPr>
    <w:rPr>
      <w:rFonts w:cs="Arial"/>
    </w:rPr>
  </w:style>
  <w:style w:type="paragraph" w:styleId="user1">
    <w:name w:val="見出し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Arial"/>
      <w:sz w:val="28"/>
      <w:szCs w:val="28"/>
    </w:rPr>
  </w:style>
  <w:style w:type="paragraph" w:styleId="user2">
    <w:name w:val="索引 (user)"/>
    <w:basedOn w:val="Normal"/>
    <w:qFormat/>
    <w:pPr>
      <w:suppressLineNumbers/>
    </w:pPr>
    <w:rPr>
      <w:rFonts w:cs="Arial"/>
    </w:rPr>
  </w:style>
  <w:style w:type="paragraph" w:styleId="user3">
    <w:name w:val="ヘッダーとフッター (user)"/>
    <w:basedOn w:val="Normal"/>
    <w:qFormat/>
    <w:pPr/>
    <w:rPr/>
  </w:style>
  <w:style w:type="paragraph" w:styleId="Style26">
    <w:name w:val="ヘッダーとフッター"/>
    <w:basedOn w:val="Normal"/>
    <w:qFormat/>
    <w:pPr/>
    <w:rPr/>
  </w:style>
  <w:style w:type="paragraph" w:styleId="Header">
    <w:name w:val="header"/>
    <w:basedOn w:val="Normal"/>
    <w:link w:val="Style9"/>
    <w:uiPriority w:val="99"/>
    <w:unhideWhenUsed/>
    <w:locked/>
    <w:rsid w:val="00225534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  <w:style w:type="paragraph" w:styleId="Footer">
    <w:name w:val="footer"/>
    <w:basedOn w:val="BodyText"/>
    <w:link w:val="Style10"/>
    <w:uiPriority w:val="99"/>
    <w:unhideWhenUsed/>
    <w:locked/>
    <w:rsid w:val="00225534"/>
    <w:pPr>
      <w:tabs>
        <w:tab w:val="clear" w:pos="840"/>
        <w:tab w:val="center" w:pos="4252" w:leader="none"/>
        <w:tab w:val="right" w:pos="8504" w:leader="none"/>
      </w:tabs>
      <w:snapToGrid w:val="false"/>
      <w:jc w:val="center"/>
    </w:pPr>
    <w:rPr/>
  </w:style>
  <w:style w:type="paragraph" w:styleId="BalloonText">
    <w:name w:val="Balloon Text"/>
    <w:basedOn w:val="Normal"/>
    <w:link w:val="Style11"/>
    <w:uiPriority w:val="99"/>
    <w:semiHidden/>
    <w:unhideWhenUsed/>
    <w:qFormat/>
    <w:locked/>
    <w:rsid w:val="00225534"/>
    <w:pPr/>
    <w:rPr>
      <w:rFonts w:ascii="メイリオ" w:hAnsi="メイリオ" w:eastAsia="メイリオ" w:cs="" w:asciiTheme="majorHAnsi" w:cstheme="majorBidi" w:eastAsiaTheme="majorEastAsia" w:hAnsiTheme="majorHAnsi"/>
      <w:szCs w:val="18"/>
    </w:rPr>
  </w:style>
  <w:style w:type="paragraph" w:styleId="NoSpacing">
    <w:name w:val="No Spacing"/>
    <w:link w:val="Style12"/>
    <w:uiPriority w:val="1"/>
    <w:qFormat/>
    <w:locked/>
    <w:rsid w:val="00225534"/>
    <w:pPr>
      <w:widowControl/>
      <w:suppressAutoHyphens w:val="true"/>
      <w:bidi w:val="0"/>
      <w:spacing w:before="0" w:after="0"/>
      <w:jc w:val="left"/>
    </w:pPr>
    <w:rPr>
      <w:rFonts w:ascii="メイリオ" w:hAnsi="メイリオ" w:eastAsia="メイリオ" w:cs="" w:asciiTheme="minorHAnsi" w:cstheme="minorBidi" w:eastAsiaTheme="minorEastAsia" w:hAnsiTheme="minorHAnsi"/>
      <w:color w:val="auto"/>
      <w:kern w:val="0"/>
      <w:sz w:val="22"/>
      <w:szCs w:val="21"/>
      <w:lang w:val="en-US" w:eastAsia="ja-JP" w:bidi="ar-SA"/>
    </w:rPr>
  </w:style>
  <w:style w:type="paragraph" w:styleId="ListParagraph">
    <w:name w:val="List Paragraph"/>
    <w:basedOn w:val="Normal"/>
    <w:link w:val="Style20"/>
    <w:uiPriority w:val="34"/>
    <w:qFormat/>
    <w:locked/>
    <w:rsid w:val="00225534"/>
    <w:pPr>
      <w:numPr>
        <w:ilvl w:val="0"/>
        <w:numId w:val="1"/>
      </w:numPr>
      <w:ind w:hangingChars="0" w:hanging="0"/>
    </w:pPr>
    <w:rPr/>
  </w:style>
  <w:style w:type="paragraph" w:styleId="TOC1">
    <w:name w:val="toc 1"/>
    <w:basedOn w:val="Normal"/>
    <w:next w:val="Normal"/>
    <w:autoRedefine/>
    <w:uiPriority w:val="39"/>
    <w:unhideWhenUsed/>
    <w:locked/>
    <w:rsid w:val="00225534"/>
    <w:pPr>
      <w:tabs>
        <w:tab w:val="clear" w:pos="840"/>
        <w:tab w:val="left" w:pos="1800" w:leader="none"/>
        <w:tab w:val="left" w:pos="8820" w:leader="underscore"/>
      </w:tabs>
      <w:snapToGrid w:val="false"/>
      <w:spacing w:lineRule="atLeast" w:line="220" w:before="50" w:after="0"/>
      <w:ind w:hangingChars="0" w:hanging="0" w:leftChars="100" w:rightChars="100"/>
    </w:pPr>
    <w:rPr>
      <w:b/>
    </w:rPr>
  </w:style>
  <w:style w:type="paragraph" w:styleId="CommentText">
    <w:name w:val="annotation text"/>
    <w:basedOn w:val="Normal"/>
    <w:link w:val="Style13"/>
    <w:uiPriority w:val="99"/>
    <w:semiHidden/>
    <w:unhideWhenUsed/>
    <w:locked/>
    <w:rsid w:val="00225534"/>
    <w:pPr/>
    <w:rPr/>
  </w:style>
  <w:style w:type="paragraph" w:styleId="annotationsubject">
    <w:name w:val="annotation subject"/>
    <w:basedOn w:val="CommentText"/>
    <w:next w:val="CommentText"/>
    <w:link w:val="Style14"/>
    <w:uiPriority w:val="99"/>
    <w:semiHidden/>
    <w:unhideWhenUsed/>
    <w:qFormat/>
    <w:locked/>
    <w:rsid w:val="00225534"/>
    <w:pPr/>
    <w:rPr>
      <w:b/>
      <w:bCs/>
    </w:rPr>
  </w:style>
  <w:style w:type="paragraph" w:styleId="TOC2">
    <w:name w:val="toc 2"/>
    <w:basedOn w:val="BodyText"/>
    <w:next w:val="BodyText"/>
    <w:autoRedefine/>
    <w:uiPriority w:val="39"/>
    <w:unhideWhenUsed/>
    <w:locked/>
    <w:rsid w:val="00225534"/>
    <w:pPr>
      <w:tabs>
        <w:tab w:val="clear" w:pos="840"/>
        <w:tab w:val="left" w:pos="1418" w:leader="none"/>
        <w:tab w:val="right" w:pos="8931" w:leader="underscore"/>
      </w:tabs>
      <w:spacing w:lineRule="atLeast" w:line="200" w:before="360" w:after="140"/>
      <w:ind w:hangingChars="0" w:hanging="0" w:leftChars="200" w:rightChars="455"/>
    </w:pPr>
    <w:rPr/>
  </w:style>
  <w:style w:type="paragraph" w:styleId="TOC3">
    <w:name w:val="toc 3"/>
    <w:basedOn w:val="Normal"/>
    <w:next w:val="Normal"/>
    <w:autoRedefine/>
    <w:uiPriority w:val="39"/>
    <w:unhideWhenUsed/>
    <w:locked/>
    <w:rsid w:val="00225534"/>
    <w:pPr>
      <w:ind w:leftChars="200"/>
    </w:pPr>
    <w:rPr/>
  </w:style>
  <w:style w:type="paragraph" w:styleId="TOC4">
    <w:name w:val="toc 4"/>
    <w:basedOn w:val="Normal"/>
    <w:next w:val="Normal"/>
    <w:autoRedefine/>
    <w:uiPriority w:val="39"/>
    <w:unhideWhenUsed/>
    <w:locked/>
    <w:rsid w:val="00225534"/>
    <w:pPr>
      <w:ind w:leftChars="300"/>
    </w:pPr>
    <w:rPr/>
  </w:style>
  <w:style w:type="paragraph" w:styleId="TOC5">
    <w:name w:val="toc 5"/>
    <w:basedOn w:val="Normal"/>
    <w:next w:val="Normal"/>
    <w:autoRedefine/>
    <w:uiPriority w:val="39"/>
    <w:unhideWhenUsed/>
    <w:locked/>
    <w:rsid w:val="00225534"/>
    <w:pPr>
      <w:ind w:left="840"/>
    </w:pPr>
    <w:rPr/>
  </w:style>
  <w:style w:type="paragraph" w:styleId="TOC6">
    <w:name w:val="toc 6"/>
    <w:basedOn w:val="Normal"/>
    <w:next w:val="Normal"/>
    <w:autoRedefine/>
    <w:uiPriority w:val="39"/>
    <w:unhideWhenUsed/>
    <w:locked/>
    <w:rsid w:val="00225534"/>
    <w:pPr>
      <w:ind w:leftChars="500"/>
    </w:pPr>
    <w:rPr/>
  </w:style>
  <w:style w:type="paragraph" w:styleId="TOC7">
    <w:name w:val="toc 7"/>
    <w:basedOn w:val="Normal"/>
    <w:next w:val="Normal"/>
    <w:autoRedefine/>
    <w:uiPriority w:val="39"/>
    <w:unhideWhenUsed/>
    <w:locked/>
    <w:rsid w:val="00225534"/>
    <w:pPr>
      <w:ind w:leftChars="600"/>
    </w:pPr>
    <w:rPr/>
  </w:style>
  <w:style w:type="paragraph" w:styleId="TOC8">
    <w:name w:val="toc 8"/>
    <w:basedOn w:val="Normal"/>
    <w:next w:val="Normal"/>
    <w:autoRedefine/>
    <w:uiPriority w:val="39"/>
    <w:unhideWhenUsed/>
    <w:locked/>
    <w:rsid w:val="00225534"/>
    <w:pPr>
      <w:ind w:leftChars="700"/>
    </w:pPr>
    <w:rPr/>
  </w:style>
  <w:style w:type="paragraph" w:styleId="TOC9">
    <w:name w:val="toc 9"/>
    <w:basedOn w:val="Normal"/>
    <w:next w:val="Normal"/>
    <w:autoRedefine/>
    <w:uiPriority w:val="39"/>
    <w:unhideWhenUsed/>
    <w:locked/>
    <w:rsid w:val="00225534"/>
    <w:pPr>
      <w:ind w:leftChars="800"/>
    </w:pPr>
    <w:rPr/>
  </w:style>
  <w:style w:type="paragraph" w:styleId="IndexHeading">
    <w:name w:val="index heading"/>
    <w:basedOn w:val="user1"/>
    <w:pPr/>
    <w:rPr/>
  </w:style>
  <w:style w:type="paragraph" w:styleId="TOCHeading">
    <w:name w:val="TOC Heading"/>
    <w:basedOn w:val="BodyText"/>
    <w:next w:val="BodyText"/>
    <w:uiPriority w:val="39"/>
    <w:unhideWhenUsed/>
    <w:qFormat/>
    <w:locked/>
    <w:rsid w:val="00225534"/>
    <w:pPr>
      <w:spacing w:before="100" w:after="140"/>
      <w:ind w:firstLineChars="0" w:firstLine="100" w:leftChars="100"/>
    </w:pPr>
    <w:rPr>
      <w:rFonts w:eastAsia="HG創英角ｺﾞｼｯｸUB"/>
      <w:color w:themeColor="accent1" w:val="4F81BD"/>
      <w:sz w:val="48"/>
    </w:rPr>
  </w:style>
  <w:style w:type="paragraph" w:styleId="Title">
    <w:name w:val="Title"/>
    <w:next w:val="Normal"/>
    <w:link w:val="Style15"/>
    <w:uiPriority w:val="10"/>
    <w:qFormat/>
    <w:locked/>
    <w:rsid w:val="00225534"/>
    <w:pPr>
      <w:widowControl/>
      <w:suppressAutoHyphens w:val="true"/>
      <w:bidi w:val="0"/>
      <w:spacing w:lineRule="exact" w:line="800" w:before="0" w:after="0"/>
      <w:jc w:val="left"/>
      <w:outlineLvl w:val="0"/>
    </w:pPr>
    <w:rPr>
      <w:rFonts w:ascii="メイリオ" w:hAnsi="メイリオ" w:eastAsia="メイリオ" w:cs="" w:asciiTheme="majorHAnsi" w:cstheme="majorBidi" w:eastAsiaTheme="majorEastAsia" w:hAnsiTheme="majorHAnsi"/>
      <w:color w:val="70ADC9"/>
      <w:kern w:val="2"/>
      <w:sz w:val="72"/>
      <w:szCs w:val="32"/>
      <w:lang w:val="en-US" w:eastAsia="ja-JP" w:bidi="ar-SA"/>
    </w:rPr>
  </w:style>
  <w:style w:type="paragraph" w:styleId="Subtitle">
    <w:name w:val="Subtitle"/>
    <w:basedOn w:val="Normal"/>
    <w:next w:val="Normal"/>
    <w:link w:val="Style16"/>
    <w:uiPriority w:val="11"/>
    <w:qFormat/>
    <w:locked/>
    <w:rsid w:val="00225534"/>
    <w:pPr>
      <w:jc w:val="center"/>
      <w:outlineLvl w:val="1"/>
    </w:pPr>
    <w:rPr>
      <w:rFonts w:ascii="メイリオ" w:hAnsi="メイリオ" w:eastAsia="メイリオ" w:cs="" w:asciiTheme="majorHAnsi" w:cstheme="majorBidi" w:eastAsiaTheme="majorEastAsia" w:hAnsiTheme="majorHAnsi"/>
      <w:sz w:val="24"/>
      <w:szCs w:val="24"/>
    </w:rPr>
  </w:style>
  <w:style w:type="paragraph" w:styleId="Style27" w:customStyle="1">
    <w:name w:val="タイトル"/>
    <w:link w:val="Style17"/>
    <w:qFormat/>
    <w:locked/>
    <w:rsid w:val="00225534"/>
    <w:pPr>
      <w:widowControl/>
      <w:pBdr>
        <w:top w:val="single" w:sz="12" w:space="1" w:color="4F81BD" w:themeColor="accent1"/>
        <w:left w:val="single" w:sz="48" w:space="4" w:color="4F81BD" w:themeColor="accent1"/>
        <w:bottom w:val="single" w:sz="12" w:space="1" w:color="4F81BD" w:themeColor="accent1"/>
      </w:pBdr>
      <w:suppressAutoHyphens w:val="true"/>
      <w:bidi w:val="0"/>
      <w:spacing w:before="0" w:after="0"/>
      <w:ind w:rightChars="100"/>
      <w:contextualSpacing/>
      <w:jc w:val="left"/>
    </w:pPr>
    <w:rPr>
      <w:rFonts w:ascii="メイリオ" w:hAnsi="メイリオ" w:eastAsia="游明朝" w:cs="メイリオ"/>
      <w:color w:val="70ADC9"/>
      <w:kern w:val="2"/>
      <w:sz w:val="96"/>
      <w:szCs w:val="72"/>
      <w:lang w:val="en-US" w:eastAsia="ja-JP" w:bidi="ar-SA"/>
    </w:rPr>
  </w:style>
  <w:style w:type="paragraph" w:styleId="Style28" w:customStyle="1">
    <w:name w:val="ソースコード"/>
    <w:qFormat/>
    <w:rsid w:val="00225534"/>
    <w:pPr>
      <w:widowControl/>
      <w:suppressAutoHyphens w:val="true"/>
      <w:bidi w:val="0"/>
      <w:spacing w:beforeAutospacing="1" w:afterAutospacing="1"/>
      <w:jc w:val="left"/>
    </w:pPr>
    <w:rPr>
      <w:rFonts w:ascii="Lucida Console" w:hAnsi="Lucida Console" w:eastAsia="ＭＳ 明朝" w:cs="Times New Roman"/>
      <w:color w:val="auto"/>
      <w:kern w:val="2"/>
      <w:sz w:val="21"/>
      <w:szCs w:val="24"/>
      <w:lang w:val="en-US" w:eastAsia="ja-JP" w:bidi="ar-SA"/>
    </w:rPr>
  </w:style>
  <w:style w:type="paragraph" w:styleId="BodyTextIndent">
    <w:name w:val="Body Text Indent"/>
    <w:basedOn w:val="Normal"/>
    <w:link w:val="Style19"/>
    <w:uiPriority w:val="99"/>
    <w:semiHidden/>
    <w:unhideWhenUsed/>
    <w:locked/>
    <w:rsid w:val="00225534"/>
    <w:pPr>
      <w:ind w:left="851"/>
    </w:pPr>
    <w:rPr/>
  </w:style>
  <w:style w:type="paragraph" w:styleId="Revision">
    <w:name w:val="Revision"/>
    <w:uiPriority w:val="99"/>
    <w:semiHidden/>
    <w:qFormat/>
    <w:rsid w:val="000752e1"/>
    <w:pPr>
      <w:widowControl/>
      <w:suppressAutoHyphens w:val="true"/>
      <w:bidi w:val="0"/>
      <w:spacing w:before="0" w:after="0"/>
      <w:jc w:val="left"/>
    </w:pPr>
    <w:rPr>
      <w:rFonts w:ascii="メイリオ" w:hAnsi="メイリオ" w:eastAsia="メイリオ" w:cs="" w:asciiTheme="minorHAnsi" w:cstheme="minorBidi" w:eastAsiaTheme="minorEastAsia" w:hAnsiTheme="minorHAnsi"/>
      <w:color w:val="auto"/>
      <w:kern w:val="2"/>
      <w:sz w:val="21"/>
      <w:szCs w:val="21"/>
      <w:lang w:val="en-US" w:eastAsia="ja-JP" w:bidi="ar-SA"/>
    </w:rPr>
  </w:style>
  <w:style w:type="paragraph" w:styleId="NormalWeb">
    <w:name w:val="Normal (Web)"/>
    <w:basedOn w:val="Normal"/>
    <w:uiPriority w:val="99"/>
    <w:unhideWhenUsed/>
    <w:qFormat/>
    <w:locked/>
    <w:rsid w:val="00145a37"/>
    <w:pPr>
      <w:widowControl/>
      <w:spacing w:beforeAutospacing="1" w:afterAutospacing="1"/>
    </w:pPr>
    <w:rPr>
      <w:rFonts w:ascii="ＭＳ Ｐゴシック" w:hAnsi="ＭＳ Ｐゴシック" w:eastAsia="ＭＳ Ｐゴシック" w:cs="ＭＳ Ｐゴシック"/>
      <w:kern w:val="0"/>
      <w:sz w:val="24"/>
      <w:szCs w:val="24"/>
    </w:rPr>
  </w:style>
  <w:style w:type="paragraph" w:styleId="-9pt1" w:customStyle="1">
    <w:name w:val="本文-9pt"/>
    <w:basedOn w:val="BodyText"/>
    <w:link w:val="-9pt"/>
    <w:qFormat/>
    <w:rsid w:val="00225534"/>
    <w:pPr>
      <w:snapToGrid w:val="false"/>
      <w:spacing w:lineRule="atLeast" w:line="200" w:before="0" w:after="0"/>
      <w:ind w:hangingChars="0" w:hanging="0"/>
      <w:contextualSpacing/>
    </w:pPr>
    <w:rPr>
      <w:szCs w:val="18"/>
    </w:rPr>
  </w:style>
  <w:style w:type="paragraph" w:styleId="-2" w:customStyle="1">
    <w:name w:val="本文-図"/>
    <w:basedOn w:val="BodyText"/>
    <w:link w:val="-"/>
    <w:autoRedefine/>
    <w:qFormat/>
    <w:rsid w:val="00225534"/>
    <w:pPr>
      <w:spacing w:lineRule="atLeast" w:line="240"/>
      <w:ind w:firstLineChars="0" w:firstLine="210"/>
      <w:jc w:val="center"/>
    </w:pPr>
    <w:rPr/>
  </w:style>
  <w:style w:type="paragraph" w:styleId="Default" w:customStyle="1">
    <w:name w:val="Default"/>
    <w:qFormat/>
    <w:rsid w:val="00225534"/>
    <w:pPr>
      <w:widowControl w:val="false"/>
      <w:suppressAutoHyphens w:val="true"/>
      <w:bidi w:val="0"/>
      <w:spacing w:before="0" w:after="0"/>
      <w:jc w:val="left"/>
    </w:pPr>
    <w:rPr>
      <w:rFonts w:ascii="メイリオ" w:hAnsi="メイリオ" w:eastAsia="メイリオ" w:cs="メイリオ"/>
      <w:color w:val="000000"/>
      <w:kern w:val="0"/>
      <w:sz w:val="24"/>
      <w:szCs w:val="24"/>
      <w:lang w:val="en-US" w:eastAsia="ja-JP" w:bidi="ar-SA"/>
    </w:rPr>
  </w:style>
  <w:style w:type="paragraph" w:styleId="Style29" w:customStyle="1">
    <w:name w:val="中黒"/>
    <w:basedOn w:val="ListParagraph"/>
    <w:link w:val="Style21"/>
    <w:qFormat/>
    <w:rsid w:val="00225534"/>
    <w:pPr>
      <w:numPr>
        <w:ilvl w:val="0"/>
        <w:numId w:val="3"/>
      </w:numPr>
      <w:ind w:leftChars="300" w:rightChars="100"/>
    </w:pPr>
    <w:rPr/>
  </w:style>
  <w:style w:type="paragraph" w:styleId="user4">
    <w:name w:val="表 (user)"/>
    <w:basedOn w:val="Caption"/>
    <w:link w:val="Style22"/>
    <w:qFormat/>
    <w:pPr/>
    <w:rPr/>
  </w:style>
  <w:style w:type="paragraph" w:styleId="Style30" w:customStyle="1">
    <w:name w:val="表の文字"/>
    <w:basedOn w:val="BodyText"/>
    <w:qFormat/>
    <w:rsid w:val="00225534"/>
    <w:pPr>
      <w:widowControl/>
      <w:ind w:hangingChars="0" w:hanging="0"/>
    </w:pPr>
    <w:rPr>
      <w:rFonts w:cs="" w:cstheme="minorBidi"/>
      <w:bCs/>
      <w:szCs w:val="21"/>
    </w:rPr>
  </w:style>
  <w:style w:type="paragraph" w:styleId="Style31" w:customStyle="1">
    <w:name w:val="表のタイトル"/>
    <w:basedOn w:val="Style30"/>
    <w:qFormat/>
    <w:rsid w:val="00225534"/>
    <w:pPr/>
    <w:rPr>
      <w:b/>
      <w:color w:themeColor="background1" w:val="FFFFFF"/>
    </w:rPr>
  </w:style>
  <w:style w:type="paragraph" w:styleId="-3" w:customStyle="1">
    <w:name w:val="標準-赤字強調"/>
    <w:basedOn w:val="Normal"/>
    <w:link w:val="-1"/>
    <w:qFormat/>
    <w:rsid w:val="006e6bcd"/>
    <w:pPr>
      <w:ind w:firstLineChars="100"/>
    </w:pPr>
    <w:rPr>
      <w:color w:val="FF0000"/>
      <w:sz w:val="24"/>
      <w:szCs w:val="32"/>
    </w:rPr>
  </w:style>
  <w:style w:type="paragraph" w:styleId="user5">
    <w:name w:val="枠の内容 (user)"/>
    <w:basedOn w:val="Normal"/>
    <w:qFormat/>
    <w:pPr/>
    <w:rPr/>
  </w:style>
  <w:style w:type="paragraph" w:styleId="Style32">
    <w:name w:val="枠の内容"/>
    <w:basedOn w:val="Normal"/>
    <w:qFormat/>
    <w:pPr/>
    <w:rPr/>
  </w:style>
  <w:style w:type="paragraph" w:styleId="user6">
    <w:name w:val="表の内容 (user)"/>
    <w:basedOn w:val="Normal"/>
    <w:qFormat/>
    <w:pPr>
      <w:widowControl w:val="false"/>
      <w:suppressLineNumbers/>
    </w:pPr>
    <w:rPr/>
  </w:style>
  <w:style w:type="paragraph" w:styleId="user7">
    <w:name w:val="表の見出し (user)"/>
    <w:basedOn w:val="user6"/>
    <w:qFormat/>
    <w:pPr>
      <w:suppressLineNumbers/>
      <w:jc w:val="center"/>
    </w:pPr>
    <w:rPr>
      <w:b/>
      <w:bCs/>
    </w:rPr>
  </w:style>
  <w:style w:type="paragraph" w:styleId="Style33">
    <w:name w:val="表の内容"/>
    <w:basedOn w:val="Normal"/>
    <w:qFormat/>
    <w:pPr>
      <w:widowControl w:val="false"/>
      <w:suppressLineNumbers/>
    </w:pPr>
    <w:rPr/>
  </w:style>
  <w:style w:type="paragraph" w:styleId="Style34">
    <w:name w:val="表の見出し"/>
    <w:basedOn w:val="Style33"/>
    <w:qFormat/>
    <w:pPr>
      <w:suppressLineNumbers/>
      <w:jc w:val="center"/>
    </w:pPr>
    <w:rPr>
      <w:b/>
      <w:bCs/>
    </w:rPr>
  </w:style>
  <w:style w:type="paragraph" w:styleId="Style35">
    <w:name w:val="表"/>
    <w:basedOn w:val="Caption"/>
    <w:qFormat/>
    <w:pPr/>
    <w:rPr/>
  </w:style>
  <w:style w:type="numbering" w:styleId="user8" w:default="1">
    <w:name w:val="記号なし (user)"/>
    <w:uiPriority w:val="99"/>
    <w:semiHidden/>
    <w:unhideWhenUsed/>
    <w:qFormat/>
    <w:rsid w:val="00225534"/>
  </w:style>
  <w:style w:type="numbering" w:styleId="11" w:customStyle="1">
    <w:name w:val="スタイル1"/>
    <w:uiPriority w:val="99"/>
    <w:qFormat/>
    <w:rsid w:val="00225534"/>
  </w:style>
  <w:style w:type="table" w:default="1" w:styleId="a4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1">
    <w:name w:val="Table Grid"/>
    <w:basedOn w:val="a4"/>
    <w:uiPriority w:val="59"/>
    <w:rsid w:val="0022553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10">
    <w:name w:val="表 (青)  21"/>
    <w:basedOn w:val="a4"/>
    <w:uiPriority w:val="61"/>
    <w:rsid w:val="00225534"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13">
    <w:name w:val="Light Shading Accent 5"/>
    <w:basedOn w:val="a4"/>
    <w:uiPriority w:val="60"/>
    <w:rsid w:val="00225534"/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3-51">
    <w:name w:val="一覧 (表) 3 - アクセント 51"/>
    <w:basedOn w:val="a4"/>
    <w:uiPriority w:val="48"/>
    <w:rsid w:val="00225534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color="4BACC6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BACC6" w:themeColor="accent5" w:sz="4" w:space="0"/>
          <w:right w:val="single" w:color="4BACC6" w:themeColor="accent5" w:sz="4" w:space="0"/>
        </w:tcBorders>
      </w:tcPr>
    </w:tblStylePr>
    <w:tblStylePr w:type="band1Horz">
      <w:tblPr/>
      <w:tcPr>
        <w:tcBorders>
          <w:top w:val="single" w:color="4BACC6" w:themeColor="accent5" w:sz="4" w:space="0"/>
          <w:bottom w:val="single" w:color="4BACC6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BACC6" w:themeColor="accent5" w:sz="4" w:space="0"/>
          <w:left w:val="nil"/>
        </w:tcBorders>
      </w:tcPr>
    </w:tblStylePr>
    <w:tblStylePr w:type="swCell">
      <w:tblPr/>
      <w:tcPr>
        <w:tcBorders>
          <w:top w:val="double" w:color="4BACC6" w:themeColor="accent5" w:sz="4" w:space="0"/>
          <w:right w:val="nil"/>
        </w:tcBorders>
      </w:tcPr>
    </w:tblStylePr>
  </w:style>
  <w:style w:type="table" w:customStyle="1" w:styleId="1-51">
    <w:name w:val="グリッド (表) 1 淡色 - アクセント 51"/>
    <w:basedOn w:val="a4"/>
    <w:uiPriority w:val="46"/>
    <w:rsid w:val="00225534"/>
    <w:tblPr>
      <w:tblStyleRowBandSize w:val="1"/>
      <w:tblStyleColBandSize w:val="1"/>
      <w:tblBorders>
        <w:top w:val="single" w:color="B6DDE8" w:themeColor="accent5" w:themeTint="66" w:sz="4" w:space="0"/>
        <w:left w:val="single" w:color="B6DDE8" w:themeColor="accent5" w:themeTint="66" w:sz="4" w:space="0"/>
        <w:bottom w:val="single" w:color="B6DDE8" w:themeColor="accent5" w:themeTint="66" w:sz="4" w:space="0"/>
        <w:right w:val="single" w:color="B6DDE8" w:themeColor="accent5" w:themeTint="66" w:sz="4" w:space="0"/>
        <w:insideH w:val="single" w:color="B6DDE8" w:themeColor="accent5" w:themeTint="66" w:sz="4" w:space="0"/>
        <w:insideV w:val="single" w:color="B6DDE8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2CDDC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92CDDC" w:themeColor="accent5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1-1">
    <w:name w:val="Grid Table 1 Light Accent 1"/>
    <w:basedOn w:val="a4"/>
    <w:uiPriority w:val="46"/>
    <w:rsid w:val="00225534"/>
    <w:tblPr>
      <w:tblStyleRowBandSize w:val="1"/>
      <w:tblStyleColBandSize w:val="1"/>
      <w:tblBorders>
        <w:top w:val="single" w:color="B8CCE4" w:themeColor="accent1" w:themeTint="66" w:sz="4" w:space="0"/>
        <w:left w:val="single" w:color="B8CCE4" w:themeColor="accent1" w:themeTint="66" w:sz="4" w:space="0"/>
        <w:bottom w:val="single" w:color="B8CCE4" w:themeColor="accent1" w:themeTint="66" w:sz="4" w:space="0"/>
        <w:right w:val="single" w:color="B8CCE4" w:themeColor="accent1" w:themeTint="66" w:sz="4" w:space="0"/>
        <w:insideH w:val="single" w:color="B8CCE4" w:themeColor="accent1" w:themeTint="66" w:sz="4" w:space="0"/>
        <w:insideV w:val="single" w:color="B8CCE4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5B3D7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5B3D7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1-41">
    <w:name w:val="グリッド (表) 1 淡色 - アクセント 41"/>
    <w:basedOn w:val="a4"/>
    <w:uiPriority w:val="46"/>
    <w:rsid w:val="00225534"/>
    <w:tblPr>
      <w:tblStyleRowBandSize w:val="1"/>
      <w:tblStyleColBandSize w:val="1"/>
      <w:tblBorders>
        <w:top w:val="single" w:color="CCC0D9" w:themeColor="accent4" w:themeTint="66" w:sz="4" w:space="0"/>
        <w:left w:val="single" w:color="CCC0D9" w:themeColor="accent4" w:themeTint="66" w:sz="4" w:space="0"/>
        <w:bottom w:val="single" w:color="CCC0D9" w:themeColor="accent4" w:themeTint="66" w:sz="4" w:space="0"/>
        <w:right w:val="single" w:color="CCC0D9" w:themeColor="accent4" w:themeTint="66" w:sz="4" w:space="0"/>
        <w:insideH w:val="single" w:color="CCC0D9" w:themeColor="accent4" w:themeTint="66" w:sz="4" w:space="0"/>
        <w:insideV w:val="single" w:color="CCC0D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B2A1C7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B2A1C7" w:themeColor="accent4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2-51">
    <w:name w:val="グリッド (表) 2 - アクセント 51"/>
    <w:basedOn w:val="a4"/>
    <w:uiPriority w:val="47"/>
    <w:rsid w:val="00225534"/>
    <w:tblPr>
      <w:tblStyleRowBandSize w:val="1"/>
      <w:tblStyleColBandSize w:val="1"/>
      <w:tblBorders>
        <w:top w:val="single" w:color="92CDDC" w:themeColor="accent5" w:themeTint="99" w:sz="2" w:space="0"/>
        <w:bottom w:val="single" w:color="92CDDC" w:themeColor="accent5" w:themeTint="99" w:sz="2" w:space="0"/>
        <w:insideH w:val="single" w:color="92CDDC" w:themeColor="accent5" w:themeTint="99" w:sz="2" w:space="0"/>
        <w:insideV w:val="single" w:color="92CDDC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2CDDC" w:themeColor="accent5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2CDDC" w:themeColor="accent5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42">
    <w:name w:val="Grid Table 4"/>
    <w:basedOn w:val="a4"/>
    <w:uiPriority w:val="49"/>
    <w:rsid w:val="00225534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4">
    <w:name w:val="Grid Table 4 Accent 4"/>
    <w:basedOn w:val="a4"/>
    <w:uiPriority w:val="49"/>
    <w:rsid w:val="00225534"/>
    <w:tblPr>
      <w:tblStyleRowBandSize w:val="1"/>
      <w:tblStyleColBandSize w:val="1"/>
      <w:tblBorders>
        <w:top w:val="single" w:color="B2A1C7" w:themeColor="accent4" w:themeTint="99" w:sz="4" w:space="0"/>
        <w:left w:val="single" w:color="B2A1C7" w:themeColor="accent4" w:themeTint="99" w:sz="4" w:space="0"/>
        <w:bottom w:val="single" w:color="B2A1C7" w:themeColor="accent4" w:themeTint="99" w:sz="4" w:space="0"/>
        <w:right w:val="single" w:color="B2A1C7" w:themeColor="accent4" w:themeTint="99" w:sz="4" w:space="0"/>
        <w:insideH w:val="single" w:color="B2A1C7" w:themeColor="accent4" w:themeTint="99" w:sz="4" w:space="0"/>
        <w:insideV w:val="single" w:color="B2A1C7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8064A2" w:themeColor="accent4" w:sz="4" w:space="0"/>
          <w:left w:val="single" w:color="8064A2" w:themeColor="accent4" w:sz="4" w:space="0"/>
          <w:bottom w:val="single" w:color="8064A2" w:themeColor="accent4" w:sz="4" w:space="0"/>
          <w:right w:val="single" w:color="8064A2" w:themeColor="accent4" w:sz="4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color="8064A2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4-5">
    <w:name w:val="Grid Table 4 Accent 5"/>
    <w:basedOn w:val="a4"/>
    <w:uiPriority w:val="49"/>
    <w:rsid w:val="00225534"/>
    <w:tblPr>
      <w:tblStyleRowBandSize w:val="1"/>
      <w:tblStyleColBandSize w:val="1"/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color="4BACC6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4-51">
    <w:name w:val="グリッド (表) 4 - アクセント 51"/>
    <w:basedOn w:val="a4"/>
    <w:uiPriority w:val="49"/>
    <w:rsid w:val="00225534"/>
    <w:tblPr>
      <w:tblStyleRowBandSize w:val="1"/>
      <w:tblStyleColBandSize w:val="1"/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color="4BACC6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4">
    <w:name w:val="Plain Table 1"/>
    <w:basedOn w:val="a4"/>
    <w:uiPriority w:val="41"/>
    <w:rsid w:val="00225534"/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6-3">
    <w:name w:val="Grid Table 6 Colorful Accent 3"/>
    <w:basedOn w:val="14"/>
    <w:uiPriority w:val="51"/>
    <w:rsid w:val="00225534"/>
    <w:rPr>
      <w:color w:val="4f81bd" w:themeColor="accent1"/>
      <w:sz w:val="20"/>
      <w:szCs w:val="20"/>
    </w:rPr>
    <w:tblPr>
      <w:tblBorders>
        <w:top w:val="single" w:color="C2D69B" w:themeColor="accent3" w:themeTint="99" w:sz="4" w:space="0"/>
        <w:left w:val="single" w:color="C2D69B" w:themeColor="accent3" w:themeTint="99" w:sz="4" w:space="0"/>
        <w:bottom w:val="single" w:color="C2D69B" w:themeColor="accent3" w:themeTint="99" w:sz="4" w:space="0"/>
        <w:right w:val="single" w:color="C2D69B" w:themeColor="accent3" w:themeTint="99" w:sz="4" w:space="0"/>
        <w:insideH w:val="single" w:color="C2D69B" w:themeColor="accent3" w:themeTint="99" w:sz="4" w:space="0"/>
        <w:insideV w:val="single" w:color="C2D69B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2D69B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C2D69B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6-4">
    <w:name w:val="Grid Table 6 Colorful Accent 4"/>
    <w:basedOn w:val="a4"/>
    <w:uiPriority w:val="51"/>
    <w:rsid w:val="00225534"/>
    <w:rPr>
      <w:color w:val="5f497a" w:themeColor="accent4" w:themeShade="bf"/>
    </w:rPr>
    <w:tblPr>
      <w:tblStyleRowBandSize w:val="1"/>
      <w:tblStyleColBandSize w:val="1"/>
      <w:tblBorders>
        <w:top w:val="single" w:color="B2A1C7" w:themeColor="accent4" w:themeTint="99" w:sz="4" w:space="0"/>
        <w:left w:val="single" w:color="B2A1C7" w:themeColor="accent4" w:themeTint="99" w:sz="4" w:space="0"/>
        <w:bottom w:val="single" w:color="B2A1C7" w:themeColor="accent4" w:themeTint="99" w:sz="4" w:space="0"/>
        <w:right w:val="single" w:color="B2A1C7" w:themeColor="accent4" w:themeTint="99" w:sz="4" w:space="0"/>
        <w:insideH w:val="single" w:color="B2A1C7" w:themeColor="accent4" w:themeTint="99" w:sz="4" w:space="0"/>
        <w:insideV w:val="single" w:color="B2A1C7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B2A1C7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B2A1C7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6-51">
    <w:name w:val="グリッド (表) 6 カラフル - アクセント 51"/>
    <w:basedOn w:val="a4"/>
    <w:uiPriority w:val="51"/>
    <w:rsid w:val="00225534"/>
    <w:rPr>
      <w:color w:val="31849b" w:themeColor="accent5" w:themeShade="bf"/>
    </w:rPr>
    <w:tblPr>
      <w:tblStyleRowBandSize w:val="1"/>
      <w:tblStyleColBandSize w:val="1"/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2CDDC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92CDDC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22">
    <w:name w:val="スタイル2"/>
    <w:basedOn w:val="a4"/>
    <w:uiPriority w:val="99"/>
    <w:rsid w:val="00225534"/>
  </w:style>
  <w:style w:type="table" w:styleId="1-3">
    <w:name w:val="List Table 1 Light Accent 3"/>
    <w:basedOn w:val="a4"/>
    <w:uiPriority w:val="46"/>
    <w:rsid w:val="00225534"/>
    <w:rPr>
      <w:szCs w:val="2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2D69B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single" w:color="C2D69B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1-31">
    <w:name w:val="一覧 (表) 1 淡色 - アクセント 31"/>
    <w:basedOn w:val="a4"/>
    <w:uiPriority w:val="46"/>
    <w:rsid w:val="0022553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2D69B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single" w:color="C2D69B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2-5">
    <w:name w:val="List Table 2 Accent 5"/>
    <w:basedOn w:val="a4"/>
    <w:uiPriority w:val="47"/>
    <w:rsid w:val="00225534"/>
    <w:rPr>
      <w:szCs w:val="20"/>
    </w:rPr>
    <w:tblPr>
      <w:tblStyleRowBandSize w:val="1"/>
      <w:tblStyleColBandSize w:val="1"/>
      <w:tblBorders>
        <w:top w:val="single" w:color="92CDDC" w:themeColor="accent5" w:themeTint="99" w:sz="4" w:space="0"/>
        <w:bottom w:val="single" w:color="92CDDC" w:themeColor="accent5" w:themeTint="99" w:sz="4" w:space="0"/>
        <w:insideH w:val="single" w:color="92CDDC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4-50">
    <w:name w:val="List Table 4 Accent 5"/>
    <w:basedOn w:val="a4"/>
    <w:uiPriority w:val="49"/>
    <w:rsid w:val="00225534"/>
    <w:rPr>
      <w:szCs w:val="20"/>
    </w:rPr>
    <w:tblPr>
      <w:tblStyleRowBandSize w:val="1"/>
      <w:tblStyleColBandSize w:val="1"/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color="92CDDC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aff8">
    <w:name w:val="表のスタイル"/>
    <w:basedOn w:val="a4"/>
    <w:uiPriority w:val="49"/>
    <w:rsid w:val="00225534"/>
    <w:rPr>
      <w:sz w:val="18"/>
    </w:rPr>
    <w:tblPr>
      <w:tblStyleRowBandSize w:val="1"/>
      <w:tblStyleColBandSize w:val="1"/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  <w:i w:val="0"/>
        <w:color w:val="ffffff" w:themeColor="background1"/>
        <w:sz w:val="18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color="4BACC6" w:themeColor="accent5" w:sz="4" w:space="0"/>
        </w:tcBorders>
      </w:tcPr>
    </w:tblStylePr>
    <w:tblStylePr w:type="firstCol">
      <w:rPr>
        <w:b w:val="0"/>
        <w:bCs/>
      </w:rPr>
      <w:tblPr/>
    </w:tblStylePr>
    <w:tblStylePr w:type="lastCol">
      <w:rPr>
        <w:b/>
        <w:bCs/>
        <w:color w:val="ffffff" w:themeColor="background1"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4.png"/><Relationship Id="rId3" Type="http://schemas.openxmlformats.org/officeDocument/2006/relationships/image" Target="media/image1.png"/><Relationship Id="rId4" Type="http://schemas.openxmlformats.org/officeDocument/2006/relationships/image" Target="media/image4.png"/><Relationship Id="rId5" Type="http://schemas.openxmlformats.org/officeDocument/2006/relationships/image" Target="media/image4.png"/><Relationship Id="rId6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5.jpeg"/>
</Relationships>
</file>

<file path=word/theme/theme1.xml><?xml version="1.0" encoding="utf-8"?>
<a:theme xmlns:a="http://schemas.openxmlformats.org/drawingml/2006/main" xmlns:r="http://schemas.openxmlformats.org/officeDocument/2006/relationships" name="Office テーマ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メイリオ">
      <a:majorFont>
        <a:latin typeface="メイリオ" pitchFamily="0" charset="1"/>
        <a:ea typeface="メイリオ" pitchFamily="0" charset="1"/>
        <a:cs typeface=""/>
      </a:majorFont>
      <a:minorFont>
        <a:latin typeface="メイリオ" pitchFamily="0" charset="1"/>
        <a:ea typeface="メイリオ" pitchFamily="0" charset="1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DD882AA-C775-413A-8DE9-C7D20F892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東京IT_テンプレート.dotx</Template>
  <TotalTime>5781</TotalTime>
  <Application>LibreOffice/25.8.6.2$Windows_X86_64 LibreOffice_project/b4b39682cd9868fa725bc664aff94278d315bd04</Application>
  <AppVersion>15.0000</AppVersion>
  <Pages>9</Pages>
  <Words>3373</Words>
  <Characters>4310</Characters>
  <CharactersWithSpaces>4514</CharactersWithSpaces>
  <Paragraphs>257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2019-02-26T07:45:00Z</dcterms:created>
  <dc:creator>m-kurotani</dc:creator>
  <dc:description/>
  <dc:language>ja-JP</dc:language>
  <cp:lastModifiedBy/>
  <cp:lastPrinted>2022-03-17T23:41:00Z</cp:lastPrinted>
  <dcterms:modified xsi:type="dcterms:W3CDTF">2026-06-08T09:23:19Z</dcterms:modified>
  <cp:revision>118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